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F7C51" w:rsidR="003A4111" w:rsidP="008A5A3D" w:rsidRDefault="003A4111" w14:paraId="3E8549F0" w14:textId="1E4CF578">
      <w:pPr>
        <w:jc w:val="center"/>
        <w:rPr>
          <w:rFonts w:ascii="Times New Roman" w:hAnsi="Times New Roman" w:cs="Times New Roman"/>
          <w:lang w:val="en-US"/>
        </w:rPr>
      </w:pPr>
      <w:r w:rsidRPr="000F7C51">
        <w:rPr>
          <w:rFonts w:ascii="Times New Roman" w:hAnsi="Times New Roman" w:cs="Times New Roman"/>
          <w:lang w:val="en-US"/>
        </w:rPr>
        <w:t>Divine Word College of Legazpi</w:t>
      </w:r>
    </w:p>
    <w:p w:rsidRPr="000F7C51" w:rsidR="003A4111" w:rsidP="003A4111" w:rsidRDefault="003A4111" w14:paraId="1A725E1F" w14:textId="77777777">
      <w:pPr>
        <w:jc w:val="center"/>
        <w:rPr>
          <w:rFonts w:ascii="Times New Roman" w:hAnsi="Times New Roman" w:cs="Times New Roman"/>
          <w:lang w:val="en-US"/>
        </w:rPr>
      </w:pPr>
      <w:r w:rsidRPr="000F7C51">
        <w:rPr>
          <w:rFonts w:ascii="Times New Roman" w:hAnsi="Times New Roman" w:cs="Times New Roman"/>
          <w:lang w:val="en-US"/>
        </w:rPr>
        <w:t>School of Engineering and Computer Sciences</w:t>
      </w:r>
    </w:p>
    <w:p w:rsidRPr="000F7C51" w:rsidR="003A4111" w:rsidP="003A4111" w:rsidRDefault="003A4111" w14:paraId="30918E40" w14:textId="77777777">
      <w:pPr>
        <w:jc w:val="center"/>
        <w:rPr>
          <w:rFonts w:ascii="Times New Roman" w:hAnsi="Times New Roman" w:cs="Times New Roman"/>
          <w:lang w:val="en-US"/>
        </w:rPr>
      </w:pPr>
      <w:r w:rsidRPr="000F7C51">
        <w:rPr>
          <w:rFonts w:ascii="Times New Roman" w:hAnsi="Times New Roman" w:cs="Times New Roman"/>
          <w:lang w:val="en-US"/>
        </w:rPr>
        <w:t>Department of Computer Sciences and Information Technology</w:t>
      </w:r>
    </w:p>
    <w:p w:rsidRPr="000F7C51" w:rsidR="003A4111" w:rsidP="003A4111" w:rsidRDefault="003A4111" w14:paraId="5B0AEF8F" w14:textId="77777777">
      <w:pPr>
        <w:jc w:val="center"/>
        <w:rPr>
          <w:rFonts w:ascii="Times New Roman" w:hAnsi="Times New Roman" w:cs="Times New Roman"/>
          <w:lang w:val="en-US"/>
        </w:rPr>
      </w:pPr>
      <w:r w:rsidRPr="000F7C51">
        <w:rPr>
          <w:rFonts w:ascii="Times New Roman" w:hAnsi="Times New Roman" w:cs="Times New Roman"/>
          <w:lang w:val="en-US"/>
        </w:rPr>
        <w:t>AY 2025-2026, 2</w:t>
      </w:r>
      <w:r w:rsidRPr="000F7C51">
        <w:rPr>
          <w:rFonts w:ascii="Times New Roman" w:hAnsi="Times New Roman" w:cs="Times New Roman"/>
          <w:vertAlign w:val="superscript"/>
          <w:lang w:val="en-US"/>
        </w:rPr>
        <w:t>nd</w:t>
      </w:r>
      <w:r w:rsidRPr="000F7C51">
        <w:rPr>
          <w:rFonts w:ascii="Times New Roman" w:hAnsi="Times New Roman" w:cs="Times New Roman"/>
          <w:lang w:val="en-US"/>
        </w:rPr>
        <w:t xml:space="preserve"> Semester</w:t>
      </w:r>
    </w:p>
    <w:p w:rsidRPr="000F7C51" w:rsidR="003A4111" w:rsidP="00771A72" w:rsidRDefault="00771A72" w14:paraId="4D9537A3" w14:textId="541711D2">
      <w:pPr>
        <w:tabs>
          <w:tab w:val="left" w:pos="6249"/>
        </w:tabs>
        <w:rPr>
          <w:rFonts w:ascii="Times New Roman" w:hAnsi="Times New Roman" w:cs="Times New Roman"/>
          <w:lang w:val="en-US"/>
        </w:rPr>
      </w:pPr>
      <w:r w:rsidRPr="000F7C51">
        <w:rPr>
          <w:rFonts w:ascii="Times New Roman" w:hAnsi="Times New Roman" w:cs="Times New Roman"/>
          <w:lang w:val="en-US"/>
        </w:rPr>
        <w:tab/>
      </w:r>
    </w:p>
    <w:p w:rsidRPr="000F7C51" w:rsidR="003A4111" w:rsidP="003A4111" w:rsidRDefault="003A4111" w14:paraId="70843743" w14:textId="77777777">
      <w:pPr>
        <w:jc w:val="center"/>
        <w:rPr>
          <w:rFonts w:ascii="Times New Roman" w:hAnsi="Times New Roman" w:cs="Times New Roman"/>
          <w:lang w:val="en-US"/>
        </w:rPr>
      </w:pPr>
    </w:p>
    <w:p w:rsidRPr="000F7C51" w:rsidR="003A4111" w:rsidP="003A4111" w:rsidRDefault="003A4111" w14:paraId="1B48F762" w14:textId="77777777">
      <w:pPr>
        <w:jc w:val="center"/>
        <w:rPr>
          <w:rFonts w:ascii="Times New Roman" w:hAnsi="Times New Roman" w:cs="Times New Roman"/>
          <w:lang w:val="en-US"/>
        </w:rPr>
      </w:pPr>
    </w:p>
    <w:p w:rsidRPr="000F7C51" w:rsidR="008B4F7D" w:rsidP="008B4F7D" w:rsidRDefault="008B4F7D" w14:paraId="794C1974" w14:textId="77777777">
      <w:pPr>
        <w:jc w:val="center"/>
        <w:rPr>
          <w:rFonts w:ascii="Times New Roman" w:hAnsi="Times New Roman" w:cs="Times New Roman"/>
          <w:b/>
          <w:bCs/>
          <w:sz w:val="40"/>
          <w:szCs w:val="40"/>
          <w:lang w:val="en-US"/>
        </w:rPr>
      </w:pPr>
      <w:r w:rsidRPr="000F7C51">
        <w:rPr>
          <w:rFonts w:ascii="Times New Roman" w:hAnsi="Times New Roman" w:cs="Times New Roman"/>
          <w:b/>
          <w:bCs/>
          <w:sz w:val="40"/>
          <w:szCs w:val="40"/>
          <w:lang w:val="en-US"/>
        </w:rPr>
        <w:t xml:space="preserve">Utilization of the School Library E-Book System Among Students of Divine Word College of Legazpi </w:t>
      </w:r>
    </w:p>
    <w:p w:rsidRPr="000F7C51" w:rsidR="003A4111" w:rsidP="003A4111" w:rsidRDefault="003A4111" w14:paraId="1B00186B" w14:textId="77777777">
      <w:pPr>
        <w:jc w:val="center"/>
        <w:rPr>
          <w:rFonts w:ascii="Times New Roman" w:hAnsi="Times New Roman" w:cs="Times New Roman"/>
          <w:lang w:val="en-US"/>
        </w:rPr>
      </w:pPr>
    </w:p>
    <w:p w:rsidRPr="000F7C51" w:rsidR="001771FA" w:rsidP="003A4111" w:rsidRDefault="001771FA" w14:paraId="456EE75D" w14:textId="77777777">
      <w:pPr>
        <w:jc w:val="center"/>
        <w:rPr>
          <w:rFonts w:ascii="Times New Roman" w:hAnsi="Times New Roman" w:cs="Times New Roman"/>
          <w:lang w:val="en-US"/>
        </w:rPr>
      </w:pPr>
    </w:p>
    <w:p w:rsidRPr="000F7C51" w:rsidR="003A4111" w:rsidP="00873B2A" w:rsidRDefault="003A4111" w14:paraId="6944741B" w14:textId="77777777">
      <w:pPr>
        <w:rPr>
          <w:rFonts w:ascii="Times New Roman" w:hAnsi="Times New Roman" w:cs="Times New Roman"/>
          <w:lang w:val="en-US"/>
        </w:rPr>
      </w:pPr>
    </w:p>
    <w:p w:rsidRPr="000F7C51" w:rsidR="003A4111" w:rsidP="003A4111" w:rsidRDefault="003A4111" w14:paraId="02272B72" w14:textId="77777777">
      <w:pPr>
        <w:jc w:val="center"/>
        <w:rPr>
          <w:rFonts w:ascii="Times New Roman" w:hAnsi="Times New Roman" w:cs="Times New Roman"/>
          <w:lang w:val="en-US"/>
        </w:rPr>
      </w:pPr>
      <w:r w:rsidRPr="000F7C51">
        <w:rPr>
          <w:rFonts w:ascii="Times New Roman" w:hAnsi="Times New Roman" w:cs="Times New Roman"/>
          <w:lang w:val="en-US"/>
        </w:rPr>
        <w:t>In partial fulfillment</w:t>
      </w:r>
    </w:p>
    <w:p w:rsidRPr="000F7C51" w:rsidR="003A4111" w:rsidP="003A4111" w:rsidRDefault="003A4111" w14:paraId="33BA5CA7" w14:textId="77777777">
      <w:pPr>
        <w:jc w:val="center"/>
        <w:rPr>
          <w:rFonts w:ascii="Times New Roman" w:hAnsi="Times New Roman" w:cs="Times New Roman"/>
          <w:lang w:val="en-US"/>
        </w:rPr>
      </w:pPr>
      <w:r w:rsidRPr="000F7C51">
        <w:rPr>
          <w:rFonts w:ascii="Times New Roman" w:hAnsi="Times New Roman" w:cs="Times New Roman"/>
          <w:lang w:val="en-US"/>
        </w:rPr>
        <w:t>Of the requirements in</w:t>
      </w:r>
    </w:p>
    <w:p w:rsidRPr="000F7C51" w:rsidR="003A4111" w:rsidP="003A4111" w:rsidRDefault="003A4111" w14:paraId="0F813AE8" w14:textId="77777777">
      <w:pPr>
        <w:jc w:val="center"/>
        <w:rPr>
          <w:rFonts w:ascii="Times New Roman" w:hAnsi="Times New Roman" w:cs="Times New Roman"/>
          <w:lang w:val="en-US"/>
        </w:rPr>
      </w:pPr>
      <w:r w:rsidRPr="000F7C51">
        <w:rPr>
          <w:rFonts w:ascii="Times New Roman" w:hAnsi="Times New Roman" w:cs="Times New Roman"/>
          <w:lang w:val="en-US"/>
        </w:rPr>
        <w:t>IT PC 221: Quantitative Methods</w:t>
      </w:r>
    </w:p>
    <w:p w:rsidRPr="000F7C51" w:rsidR="003A4111" w:rsidP="003A4111" w:rsidRDefault="003A4111" w14:paraId="6BBD7E4A" w14:textId="77777777">
      <w:pPr>
        <w:jc w:val="center"/>
        <w:rPr>
          <w:rFonts w:ascii="Times New Roman" w:hAnsi="Times New Roman" w:cs="Times New Roman"/>
          <w:lang w:val="en-US"/>
        </w:rPr>
      </w:pPr>
    </w:p>
    <w:p w:rsidRPr="000F7C51" w:rsidR="008B4F7D" w:rsidP="008B4F7D" w:rsidRDefault="008B4F7D" w14:paraId="15C2708E" w14:textId="77777777">
      <w:pPr>
        <w:jc w:val="center"/>
        <w:rPr>
          <w:rFonts w:ascii="Times New Roman" w:hAnsi="Times New Roman" w:cs="Times New Roman"/>
          <w:lang w:val="en-US"/>
        </w:rPr>
      </w:pPr>
      <w:r w:rsidRPr="000F7C51">
        <w:rPr>
          <w:rFonts w:ascii="Times New Roman" w:hAnsi="Times New Roman" w:cs="Times New Roman"/>
          <w:lang w:val="en-US"/>
        </w:rPr>
        <w:t>Chavez, Janelle S.</w:t>
      </w:r>
    </w:p>
    <w:p w:rsidRPr="000F7C51" w:rsidR="008B4F7D" w:rsidP="008B4F7D" w:rsidRDefault="008B4F7D" w14:paraId="5F64BA32" w14:textId="77777777">
      <w:pPr>
        <w:jc w:val="center"/>
        <w:rPr>
          <w:rFonts w:ascii="Times New Roman" w:hAnsi="Times New Roman" w:cs="Times New Roman"/>
          <w:lang w:val="en-US"/>
        </w:rPr>
      </w:pPr>
      <w:r w:rsidRPr="000F7C51">
        <w:rPr>
          <w:rFonts w:ascii="Times New Roman" w:hAnsi="Times New Roman" w:cs="Times New Roman"/>
          <w:lang w:val="en-US"/>
        </w:rPr>
        <w:t>De la Torre, Malachai</w:t>
      </w:r>
    </w:p>
    <w:p w:rsidRPr="000F7C51" w:rsidR="008B4F7D" w:rsidP="008B4F7D" w:rsidRDefault="008B4F7D" w14:paraId="3647FC5D" w14:textId="77777777">
      <w:pPr>
        <w:jc w:val="center"/>
        <w:rPr>
          <w:rFonts w:ascii="Times New Roman" w:hAnsi="Times New Roman" w:cs="Times New Roman"/>
          <w:lang w:val="en-US"/>
        </w:rPr>
      </w:pPr>
      <w:r w:rsidRPr="000F7C51">
        <w:rPr>
          <w:rFonts w:ascii="Times New Roman" w:hAnsi="Times New Roman" w:cs="Times New Roman"/>
          <w:lang w:val="en-US"/>
        </w:rPr>
        <w:t>Imperial, William Joseph R.</w:t>
      </w:r>
    </w:p>
    <w:p w:rsidRPr="000F7C51" w:rsidR="008B4F7D" w:rsidP="008B4F7D" w:rsidRDefault="008B4F7D" w14:paraId="02A93A5B" w14:textId="77777777">
      <w:pPr>
        <w:jc w:val="center"/>
        <w:rPr>
          <w:rFonts w:ascii="Times New Roman" w:hAnsi="Times New Roman" w:cs="Times New Roman"/>
          <w:lang w:val="en-US"/>
        </w:rPr>
      </w:pPr>
      <w:proofErr w:type="spellStart"/>
      <w:r w:rsidRPr="000F7C51">
        <w:rPr>
          <w:rFonts w:ascii="Times New Roman" w:hAnsi="Times New Roman" w:cs="Times New Roman"/>
          <w:lang w:val="en-US"/>
        </w:rPr>
        <w:t>Mestiola</w:t>
      </w:r>
      <w:proofErr w:type="spellEnd"/>
      <w:r w:rsidRPr="000F7C51">
        <w:rPr>
          <w:rFonts w:ascii="Times New Roman" w:hAnsi="Times New Roman" w:cs="Times New Roman"/>
          <w:lang w:val="en-US"/>
        </w:rPr>
        <w:t>, Mark Albert M.</w:t>
      </w:r>
    </w:p>
    <w:p w:rsidRPr="000F7C51" w:rsidR="003A4111" w:rsidP="008B4F7D" w:rsidRDefault="008B4F7D" w14:paraId="6F09491F" w14:textId="31305BDF">
      <w:pPr>
        <w:jc w:val="center"/>
        <w:rPr>
          <w:rFonts w:ascii="Times New Roman" w:hAnsi="Times New Roman" w:cs="Times New Roman"/>
          <w:lang w:val="en-US"/>
        </w:rPr>
      </w:pPr>
      <w:r w:rsidRPr="000F7C51">
        <w:rPr>
          <w:rFonts w:ascii="Times New Roman" w:hAnsi="Times New Roman" w:cs="Times New Roman"/>
          <w:lang w:val="en-US"/>
        </w:rPr>
        <w:t>Moran, Kent</w:t>
      </w:r>
    </w:p>
    <w:p w:rsidRPr="000F7C51" w:rsidR="007C5513" w:rsidP="007C5513" w:rsidRDefault="007C5513" w14:paraId="494360AF" w14:textId="77777777">
      <w:pPr>
        <w:rPr>
          <w:rFonts w:ascii="Times New Roman" w:hAnsi="Times New Roman" w:cs="Times New Roman"/>
        </w:rPr>
      </w:pPr>
    </w:p>
    <w:p w:rsidRPr="000F7C51" w:rsidR="003A4111" w:rsidP="00873B2A" w:rsidRDefault="00873B2A" w14:paraId="295E7644" w14:textId="60A18977">
      <w:pPr>
        <w:jc w:val="center"/>
        <w:rPr>
          <w:rFonts w:ascii="Times New Roman" w:hAnsi="Times New Roman" w:cs="Times New Roman"/>
        </w:rPr>
      </w:pPr>
      <w:r w:rsidRPr="000F7C51">
        <w:rPr>
          <w:rFonts w:ascii="Times New Roman" w:hAnsi="Times New Roman" w:cs="Times New Roman"/>
        </w:rPr>
        <w:t>April, 2026</w:t>
      </w:r>
    </w:p>
    <w:p w:rsidRPr="000F7C51" w:rsidR="008A5A3D" w:rsidP="001771FA" w:rsidRDefault="008A5A3D" w14:paraId="4587F6BE" w14:textId="77777777">
      <w:pPr>
        <w:rPr>
          <w:rFonts w:ascii="Times New Roman" w:hAnsi="Times New Roman" w:cs="Times New Roman"/>
        </w:rPr>
      </w:pPr>
    </w:p>
    <w:p w:rsidRPr="000F7C51" w:rsidR="005311E2" w:rsidP="00086CC8" w:rsidRDefault="00771A72" w14:paraId="467B5EFC" w14:textId="5F4F6CCF">
      <w:pPr>
        <w:pStyle w:val="ListParagraph"/>
        <w:numPr>
          <w:ilvl w:val="0"/>
          <w:numId w:val="23"/>
        </w:numPr>
        <w:spacing w:line="480" w:lineRule="auto"/>
        <w:rPr>
          <w:rFonts w:ascii="Times New Roman" w:hAnsi="Times New Roman" w:cs="Times New Roman"/>
          <w:b/>
          <w:bCs/>
          <w:lang w:val="en-US"/>
        </w:rPr>
      </w:pPr>
      <w:r w:rsidRPr="000F7C51">
        <w:rPr>
          <w:rFonts w:ascii="Times New Roman" w:hAnsi="Times New Roman" w:cs="Times New Roman"/>
          <w:b/>
          <w:bCs/>
          <w:lang w:val="en-US"/>
        </w:rPr>
        <w:t>INTRODUCTION</w:t>
      </w:r>
    </w:p>
    <w:p w:rsidRPr="000F7C51" w:rsidR="005311E2" w:rsidP="00086CC8" w:rsidRDefault="005311E2" w14:paraId="0D89FE3B" w14:textId="38389F8F">
      <w:pPr>
        <w:spacing w:line="480" w:lineRule="auto"/>
        <w:rPr>
          <w:rFonts w:ascii="Times New Roman" w:hAnsi="Times New Roman" w:cs="Times New Roman"/>
          <w:b/>
          <w:bCs/>
          <w:lang w:val="en-US"/>
        </w:rPr>
      </w:pPr>
      <w:r w:rsidRPr="000F7C51">
        <w:rPr>
          <w:rFonts w:ascii="Times New Roman" w:hAnsi="Times New Roman" w:cs="Times New Roman"/>
          <w:b/>
          <w:bCs/>
          <w:lang w:val="en-US"/>
        </w:rPr>
        <w:t>Research Title</w:t>
      </w:r>
    </w:p>
    <w:p w:rsidRPr="000F7C51" w:rsidR="005311E2" w:rsidP="00086CC8" w:rsidRDefault="005311E2" w14:paraId="1C158631" w14:textId="3271C044">
      <w:pPr>
        <w:spacing w:line="480" w:lineRule="auto"/>
        <w:ind w:firstLine="720"/>
        <w:rPr>
          <w:rFonts w:ascii="Times New Roman" w:hAnsi="Times New Roman" w:cs="Times New Roman"/>
          <w:sz w:val="40"/>
          <w:szCs w:val="40"/>
          <w:lang w:val="en-US"/>
        </w:rPr>
      </w:pPr>
      <w:r w:rsidRPr="000F7C51">
        <w:rPr>
          <w:rFonts w:ascii="Times New Roman" w:hAnsi="Times New Roman" w:cs="Times New Roman"/>
          <w:lang w:val="en-US"/>
        </w:rPr>
        <w:t>“Utilization of the School Library E-Book System Among Students of Divine Word College of Legazpi”</w:t>
      </w:r>
    </w:p>
    <w:p w:rsidRPr="000F7C51" w:rsidR="003A7411" w:rsidP="00086CC8" w:rsidRDefault="07D4373F" w14:paraId="1ED107C1"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Background and Rationale </w:t>
      </w:r>
    </w:p>
    <w:p w:rsidRPr="000F7C51" w:rsidR="28A7F54E" w:rsidP="00086CC8" w:rsidRDefault="28A7F54E" w14:paraId="12DC9CC7" w14:textId="0F43ADDD">
      <w:pPr>
        <w:spacing w:before="240" w:after="240" w:line="480" w:lineRule="auto"/>
        <w:ind w:firstLine="720"/>
        <w:rPr>
          <w:rFonts w:ascii="Times New Roman" w:hAnsi="Times New Roman" w:cs="Times New Roman"/>
        </w:rPr>
      </w:pPr>
      <w:r w:rsidRPr="000F7C51">
        <w:rPr>
          <w:rFonts w:ascii="Times New Roman" w:hAnsi="Times New Roman" w:eastAsia="Times New Roman" w:cs="Times New Roman"/>
          <w:lang w:val="en-US"/>
        </w:rPr>
        <w:t>As students of Divine Word College of Legazpi, we frequently use the school library for research, assignments, and studying. We noticed that the library has implemented a</w:t>
      </w:r>
      <w:r w:rsidRPr="000F7C51" w:rsidR="005311E2">
        <w:rPr>
          <w:rFonts w:ascii="Times New Roman" w:hAnsi="Times New Roman" w:eastAsia="Times New Roman" w:cs="Times New Roman"/>
          <w:lang w:val="en-US"/>
        </w:rPr>
        <w:t xml:space="preserve">n </w:t>
      </w:r>
      <w:r w:rsidRPr="000F7C51">
        <w:rPr>
          <w:rFonts w:ascii="Times New Roman" w:hAnsi="Times New Roman" w:eastAsia="Times New Roman" w:cs="Times New Roman"/>
          <w:lang w:val="en-US"/>
        </w:rPr>
        <w:t>open-source integrated library system that includes access to a growing collection of electronic books (e-books). However, despite this investment in digital resources, we observed that very few students actually use the e-book system. Many students continue to rely on traditional print books, and some are not even aware that digital copies are available.</w:t>
      </w:r>
    </w:p>
    <w:p w:rsidRPr="00844968" w:rsidR="0024606A" w:rsidP="00844968" w:rsidRDefault="1655D499" w14:paraId="28E31BA4" w14:textId="74F2D5F8">
      <w:pPr>
        <w:spacing w:before="240" w:after="240" w:line="480" w:lineRule="auto"/>
        <w:ind w:firstLine="720"/>
        <w:rPr>
          <w:rFonts w:ascii="Times New Roman" w:hAnsi="Times New Roman" w:cs="Times New Roman"/>
        </w:rPr>
      </w:pPr>
      <w:r w:rsidRPr="77C746C6" w:rsidR="0852A92C">
        <w:rPr>
          <w:rFonts w:ascii="Times New Roman" w:hAnsi="Times New Roman" w:eastAsia="Times New Roman" w:cs="Times New Roman"/>
          <w:lang w:val="en-US"/>
        </w:rPr>
        <w:t>This study was chosen because we wanted to objectively measure the actual level of utilization of this valuable resource. Understanding the current situation including awareness, usage patterns, barriers, and student preferences</w:t>
      </w:r>
      <w:ins w:author="Guest User" w:date="2026-05-12T08:04:00Z" w16du:dateUtc="2026-05-12T08:04:13Z" w:id="277759128">
        <w:r w:rsidRPr="77C746C6" w:rsidR="199C43E0">
          <w:rPr>
            <w:rFonts w:ascii="Times New Roman" w:hAnsi="Times New Roman" w:eastAsia="Times New Roman" w:cs="Times New Roman"/>
            <w:lang w:val="en-US"/>
          </w:rPr>
          <w:t xml:space="preserve"> </w:t>
        </w:r>
      </w:ins>
      <w:r w:rsidRPr="77C746C6" w:rsidR="0852A92C">
        <w:rPr>
          <w:rFonts w:ascii="Times New Roman" w:hAnsi="Times New Roman" w:eastAsia="Times New Roman" w:cs="Times New Roman"/>
          <w:lang w:val="en-US"/>
        </w:rPr>
        <w:t>can help the library administration improve awareness campaigns, provide better training, enhance system usability, and maximize the return on their investment in digital infrastructure. Ultimately, this research is highly relevant to our institution as it aims to contribute practical recommendations that can enhance student access to learning materials and support academic success.</w:t>
      </w:r>
    </w:p>
    <w:p w:rsidR="77C746C6" w:rsidP="77C746C6" w:rsidRDefault="77C746C6" w14:paraId="074D295B" w14:textId="4540DB18">
      <w:pPr>
        <w:spacing w:line="480" w:lineRule="auto"/>
        <w:rPr>
          <w:rFonts w:ascii="Times New Roman" w:hAnsi="Times New Roman" w:cs="Times New Roman"/>
          <w:b w:val="1"/>
          <w:bCs w:val="1"/>
          <w:lang w:val="en-US"/>
        </w:rPr>
      </w:pPr>
    </w:p>
    <w:p w:rsidRPr="000F7C51" w:rsidR="003A7411" w:rsidP="00086CC8" w:rsidRDefault="004F1A12" w14:paraId="53415AF3" w14:textId="327AB79F">
      <w:pPr>
        <w:spacing w:line="480" w:lineRule="auto"/>
        <w:rPr>
          <w:rFonts w:ascii="Times New Roman" w:hAnsi="Times New Roman" w:cs="Times New Roman"/>
          <w:b/>
          <w:bCs/>
          <w:lang w:val="en-US"/>
        </w:rPr>
      </w:pPr>
      <w:r w:rsidRPr="000F7C51">
        <w:rPr>
          <w:rFonts w:ascii="Times New Roman" w:hAnsi="Times New Roman" w:cs="Times New Roman"/>
          <w:b/>
          <w:bCs/>
          <w:lang w:val="en-US"/>
        </w:rPr>
        <w:t>1.1 OBJECTIVES</w:t>
      </w:r>
    </w:p>
    <w:p w:rsidRPr="000F7C51" w:rsidR="003A7411" w:rsidP="00086CC8" w:rsidRDefault="003A7411" w14:paraId="23F082F9"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General Objective: </w:t>
      </w:r>
    </w:p>
    <w:p w:rsidRPr="000F7C51" w:rsidR="003A7411" w:rsidP="00086CC8" w:rsidRDefault="003A7411" w14:paraId="39CB9CA1" w14:textId="13404700">
      <w:pPr>
        <w:spacing w:line="480" w:lineRule="auto"/>
        <w:ind w:firstLine="720"/>
        <w:rPr>
          <w:rFonts w:ascii="Times New Roman" w:hAnsi="Times New Roman" w:cs="Times New Roman"/>
          <w:lang w:val="en-US"/>
        </w:rPr>
      </w:pPr>
      <w:r w:rsidRPr="000F7C51">
        <w:rPr>
          <w:rFonts w:ascii="Times New Roman" w:hAnsi="Times New Roman" w:cs="Times New Roman"/>
          <w:lang w:val="en-US"/>
        </w:rPr>
        <w:t>To determine the level of utilization of the school library e-book system among students of Divine Word College of Legazpi.</w:t>
      </w:r>
    </w:p>
    <w:p w:rsidRPr="000F7C51" w:rsidR="003A7411" w:rsidP="00086CC8" w:rsidRDefault="003A7411" w14:paraId="5344AD85"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Specific Objectives:</w:t>
      </w:r>
    </w:p>
    <w:p w:rsidRPr="000F7C51" w:rsidR="003A7411" w:rsidP="00086CC8" w:rsidRDefault="003A7411" w14:paraId="0CC1A9C7" w14:textId="77777777">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assess the level of awareness of the e-book system among students.</w:t>
      </w:r>
    </w:p>
    <w:p w:rsidRPr="000F7C51" w:rsidR="003A7411" w:rsidP="00086CC8" w:rsidRDefault="003A7411" w14:paraId="7C9ADE54" w14:textId="77777777">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measure the frequency and purposes of e-book usage.</w:t>
      </w:r>
    </w:p>
    <w:p w:rsidRPr="000F7C51" w:rsidR="003A7411" w:rsidP="00086CC8" w:rsidRDefault="003A7411" w14:paraId="5C502EB4" w14:textId="77777777">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identify the barriers or challenges faced by students in using the e-book system.</w:t>
      </w:r>
    </w:p>
    <w:p w:rsidRPr="000F7C51" w:rsidR="003A7411" w:rsidP="00086CC8" w:rsidRDefault="003A7411" w14:paraId="7A6C33ED" w14:textId="18BAC52F">
      <w:pPr>
        <w:numPr>
          <w:ilvl w:val="0"/>
          <w:numId w:val="16"/>
        </w:numPr>
        <w:spacing w:line="480" w:lineRule="auto"/>
        <w:rPr>
          <w:rFonts w:ascii="Times New Roman" w:hAnsi="Times New Roman" w:cs="Times New Roman"/>
          <w:lang w:val="en-US"/>
        </w:rPr>
      </w:pPr>
      <w:r w:rsidRPr="000F7C51">
        <w:rPr>
          <w:rFonts w:ascii="Times New Roman" w:hAnsi="Times New Roman" w:cs="Times New Roman"/>
          <w:lang w:val="en-US"/>
        </w:rPr>
        <w:t>To examine students’ preferences between e-books and print books for academic work.</w:t>
      </w:r>
    </w:p>
    <w:p w:rsidRPr="000F7C51" w:rsidR="003A7411" w:rsidP="00086CC8" w:rsidRDefault="003A7411" w14:paraId="19F53A0D"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Statement of the Problem </w:t>
      </w:r>
    </w:p>
    <w:p w:rsidRPr="000F7C51" w:rsidR="003A7411" w:rsidP="00086CC8" w:rsidRDefault="07D4373F" w14:paraId="78CD8CEE" w14:textId="0E91CE7B">
      <w:pPr>
        <w:spacing w:line="480" w:lineRule="auto"/>
        <w:ind w:firstLine="720"/>
        <w:rPr>
          <w:rFonts w:ascii="Times New Roman" w:hAnsi="Times New Roman" w:cs="Times New Roman"/>
          <w:lang w:val="en-US"/>
        </w:rPr>
      </w:pPr>
      <w:r w:rsidRPr="000F7C51">
        <w:rPr>
          <w:rFonts w:ascii="Times New Roman" w:hAnsi="Times New Roman" w:cs="Times New Roman"/>
          <w:lang w:val="en-US"/>
        </w:rPr>
        <w:t xml:space="preserve">This study addresses the low utilization of the school library e-book system among DWCL tertiary students. Despite the availability of the </w:t>
      </w:r>
      <w:r w:rsidRPr="000F7C51" w:rsidR="718DC9A0">
        <w:rPr>
          <w:rFonts w:ascii="Times New Roman" w:hAnsi="Times New Roman" w:cs="Times New Roman"/>
          <w:lang w:val="en-US"/>
        </w:rPr>
        <w:t>e-book system</w:t>
      </w:r>
      <w:r w:rsidRPr="000F7C51">
        <w:rPr>
          <w:rFonts w:ascii="Times New Roman" w:hAnsi="Times New Roman" w:cs="Times New Roman"/>
          <w:lang w:val="en-US"/>
        </w:rPr>
        <w:t>, many students still prefer print books or are not using the digital collection.</w:t>
      </w:r>
    </w:p>
    <w:p w:rsidRPr="000F7C51" w:rsidR="00143DE2" w:rsidP="00086CC8" w:rsidRDefault="00143DE2" w14:paraId="3837E423" w14:textId="19624E41">
      <w:pPr>
        <w:spacing w:line="480" w:lineRule="auto"/>
        <w:rPr>
          <w:rFonts w:ascii="Times New Roman" w:hAnsi="Times New Roman" w:cs="Times New Roman"/>
          <w:lang w:val="en-US"/>
        </w:rPr>
      </w:pPr>
      <w:r w:rsidRPr="000F7C51">
        <w:rPr>
          <w:rFonts w:ascii="Times New Roman" w:hAnsi="Times New Roman" w:cs="Times New Roman"/>
          <w:b/>
        </w:rPr>
        <w:t>1.2 RESEARCH PROBLEMS/QUESTION</w:t>
      </w:r>
    </w:p>
    <w:p w:rsidRPr="000F7C51" w:rsidR="003A7411" w:rsidP="00086CC8" w:rsidRDefault="003A7411" w14:paraId="16179548" w14:textId="4DFB6277">
      <w:pPr>
        <w:pStyle w:val="ListParagraph"/>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 xml:space="preserve">What is the level of awareness of the </w:t>
      </w:r>
      <w:r w:rsidRPr="000F7C51" w:rsidR="0024606A">
        <w:rPr>
          <w:rFonts w:ascii="Times New Roman" w:hAnsi="Times New Roman" w:cs="Times New Roman"/>
          <w:lang w:val="en-US"/>
        </w:rPr>
        <w:t xml:space="preserve">school </w:t>
      </w:r>
      <w:r w:rsidRPr="000F7C51">
        <w:rPr>
          <w:rFonts w:ascii="Times New Roman" w:hAnsi="Times New Roman" w:cs="Times New Roman"/>
          <w:lang w:val="en-US"/>
        </w:rPr>
        <w:t>library’s e-book system among students of Divine Word College of Legazpi?</w:t>
      </w:r>
    </w:p>
    <w:p w:rsidRPr="000F7C51" w:rsidR="003A7411" w:rsidP="00086CC8" w:rsidRDefault="003A7411" w14:paraId="21C696EB" w14:textId="77777777">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How frequently do students use the e-book system, and for what academic purposes?</w:t>
      </w:r>
    </w:p>
    <w:p w:rsidRPr="000F7C51" w:rsidR="003A7411" w:rsidP="00086CC8" w:rsidRDefault="003A7411" w14:paraId="5A986BD8" w14:textId="77777777">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What barriers prevent or limit students from utilizing the e-book system?</w:t>
      </w:r>
    </w:p>
    <w:p w:rsidRPr="000F7C51" w:rsidR="008A5A3D" w:rsidP="00086CC8" w:rsidRDefault="003A7411" w14:paraId="424E2354" w14:textId="1A1F5BFB">
      <w:pPr>
        <w:numPr>
          <w:ilvl w:val="0"/>
          <w:numId w:val="17"/>
        </w:numPr>
        <w:spacing w:line="480" w:lineRule="auto"/>
        <w:rPr>
          <w:rFonts w:ascii="Times New Roman" w:hAnsi="Times New Roman" w:cs="Times New Roman"/>
          <w:lang w:val="en-US"/>
        </w:rPr>
      </w:pPr>
      <w:r w:rsidRPr="000F7C51">
        <w:rPr>
          <w:rFonts w:ascii="Times New Roman" w:hAnsi="Times New Roman" w:cs="Times New Roman"/>
          <w:lang w:val="en-US"/>
        </w:rPr>
        <w:t>Do students prefer e-books or print books for their academic requirements, and why?</w:t>
      </w:r>
    </w:p>
    <w:p w:rsidR="00844968" w:rsidP="00844968" w:rsidRDefault="00844968" w14:paraId="2B83269C" w14:textId="77777777">
      <w:pPr>
        <w:pStyle w:val="NormalWeb"/>
        <w:spacing w:line="480" w:lineRule="auto"/>
      </w:pPr>
      <w:r>
        <w:rPr>
          <w:rStyle w:val="Strong"/>
        </w:rPr>
        <w:t>1.2 VARIABLES</w:t>
      </w:r>
    </w:p>
    <w:p w:rsidR="00844968" w:rsidP="00844968" w:rsidRDefault="00844968" w14:paraId="73986FD2" w14:textId="77777777">
      <w:pPr>
        <w:pStyle w:val="NormalWeb"/>
        <w:spacing w:line="480" w:lineRule="auto"/>
      </w:pPr>
      <w:r>
        <w:rPr>
          <w:rStyle w:val="Strong"/>
        </w:rPr>
        <w:t>School Library E-Book System (Independent Variable)</w:t>
      </w:r>
      <w:r>
        <w:t xml:space="preserve"> </w:t>
      </w:r>
    </w:p>
    <w:p w:rsidR="00844968" w:rsidP="00844968" w:rsidRDefault="00844968" w14:paraId="616D0656" w14:textId="472BBA57">
      <w:pPr>
        <w:pStyle w:val="NormalWeb"/>
        <w:spacing w:line="480" w:lineRule="auto"/>
      </w:pPr>
      <w:r>
        <w:rPr>
          <w:rStyle w:val="Strong"/>
        </w:rPr>
        <w:t>Conceptual Definition:</w:t>
      </w:r>
      <w:r>
        <w:t xml:space="preserve"> The school library e-book system refers to the digital platform provided by the Divine Word College of Legazpi Library that allows students to access electronic books and other digital learning resources online. It includes features such as searching, viewing, and downloading e-books.</w:t>
      </w:r>
    </w:p>
    <w:p w:rsidR="00844968" w:rsidP="00844968" w:rsidRDefault="00844968" w14:paraId="2E98FF03" w14:textId="77777777">
      <w:pPr>
        <w:pStyle w:val="NormalWeb"/>
        <w:spacing w:line="480" w:lineRule="auto"/>
      </w:pPr>
      <w:r>
        <w:rPr>
          <w:rStyle w:val="Strong"/>
        </w:rPr>
        <w:t>Operational Definition:</w:t>
      </w:r>
      <w:r>
        <w:t xml:space="preserve"> In this study, the school library e-book system refers to the digital collection of e-books made available by the school library. It is measured through students’ level of awareness of its existence, frequency of use, purposes of usage, and interaction with its features. This variable is assessed using survey questions on awareness and actual utilization of the e-book system.</w:t>
      </w:r>
    </w:p>
    <w:p w:rsidR="00844968" w:rsidP="00844968" w:rsidRDefault="00844968" w14:paraId="32AAE7A8" w14:textId="77777777">
      <w:pPr>
        <w:pStyle w:val="NormalWeb"/>
        <w:spacing w:line="480" w:lineRule="auto"/>
      </w:pPr>
      <w:r>
        <w:rPr>
          <w:rStyle w:val="Strong"/>
        </w:rPr>
        <w:t>Utilization and Student Experience (Dependent Variable)</w:t>
      </w:r>
      <w:r>
        <w:t xml:space="preserve"> </w:t>
      </w:r>
    </w:p>
    <w:p w:rsidR="00844968" w:rsidP="00844968" w:rsidRDefault="00844968" w14:paraId="3E7BF3E7" w14:textId="3A06D1C9">
      <w:pPr>
        <w:pStyle w:val="NormalWeb"/>
        <w:spacing w:line="480" w:lineRule="auto"/>
      </w:pPr>
      <w:r>
        <w:rPr>
          <w:rStyle w:val="Strong"/>
        </w:rPr>
        <w:t>Conceptual Definition:</w:t>
      </w:r>
      <w:r>
        <w:t xml:space="preserve"> Utilization and Student Experience refer to the extent to which </w:t>
      </w:r>
      <w:proofErr w:type="gramStart"/>
      <w:r>
        <w:t>students</w:t>
      </w:r>
      <w:proofErr w:type="gramEnd"/>
      <w:r>
        <w:t xml:space="preserve"> access and use the school library e-book system, along with their perceptions, satisfaction, and challenges encountered while using it.</w:t>
      </w:r>
    </w:p>
    <w:p w:rsidRPr="00943E53" w:rsidR="00844968" w:rsidP="00943E53" w:rsidRDefault="00844968" w14:paraId="7F5DB006" w14:textId="41AD5C50">
      <w:pPr>
        <w:pStyle w:val="NormalWeb"/>
        <w:spacing w:line="480" w:lineRule="auto"/>
      </w:pPr>
      <w:r>
        <w:rPr>
          <w:rStyle w:val="Strong"/>
        </w:rPr>
        <w:t>Operational Definition:</w:t>
      </w:r>
      <w:r>
        <w:t xml:space="preserve"> In this study, Utilization and Student Experience are measured through several key indicators: (1) awareness of the e-book system, (2) frequency of use, (3) purposes for which students use the system (e.g., research, assignments, exam review), (4) barriers and </w:t>
      </w:r>
      <w:r>
        <w:t>challenges faced, and (5) preference between e-books and printed books. These are assessed using a structured questionnaire. Frequency and purposes are measured through categorical questions, while barriers and perceptions are measured using a 5-point Likert scale (5 = Strongly Agree to 1 = Strongly Disagree). Open-ended questions are included to gather qualitative data on students’ experiences and suggestions for improvement.</w:t>
      </w:r>
    </w:p>
    <w:p w:rsidRPr="000F7C51" w:rsidR="00143DE2" w:rsidP="00086CC8" w:rsidRDefault="3E00D9A3" w14:paraId="31523810" w14:textId="257B1EEA">
      <w:pPr>
        <w:spacing w:line="480" w:lineRule="auto"/>
        <w:rPr>
          <w:rFonts w:ascii="Times New Roman" w:hAnsi="Times New Roman" w:cs="Times New Roman"/>
          <w:b/>
          <w:bCs/>
          <w:lang w:val="en-US"/>
        </w:rPr>
      </w:pPr>
      <w:r w:rsidRPr="000F7C51">
        <w:rPr>
          <w:rFonts w:ascii="Times New Roman" w:hAnsi="Times New Roman" w:cs="Times New Roman"/>
          <w:b/>
          <w:bCs/>
          <w:lang w:val="en-US"/>
        </w:rPr>
        <w:t>1.3 RELATED STUDIES</w:t>
      </w:r>
    </w:p>
    <w:p w:rsidRPr="000F7C51" w:rsidR="005311E2" w:rsidP="00086CC8" w:rsidRDefault="005311E2" w14:paraId="5FC17711" w14:textId="77777777">
      <w:pPr>
        <w:pStyle w:val="NormalWeb"/>
        <w:spacing w:line="480" w:lineRule="auto"/>
        <w:ind w:firstLine="720"/>
      </w:pPr>
      <w:r w:rsidRPr="000F7C51">
        <w:t>Several recent studies have explored the utilization, awareness, barriers, and student preferences regarding e-books in academic libraries, providing valuable and timely context for the current research.</w:t>
      </w:r>
    </w:p>
    <w:p w:rsidRPr="000F7C51" w:rsidR="005311E2" w:rsidP="00086CC8" w:rsidRDefault="005311E2" w14:paraId="1C01A297" w14:textId="16E977CF">
      <w:pPr>
        <w:pStyle w:val="NormalWeb"/>
        <w:spacing w:line="480" w:lineRule="auto"/>
        <w:ind w:firstLine="720"/>
      </w:pPr>
      <w:r w:rsidRPr="000F7C51">
        <w:t>Amirtharaj et al. (2023) investigated preferences between printed books and e-books among university students. The researchers found that while students appreciated e-books for portability and quick access, a majority still preferred printed books for deep studying, note-taking, and better focus. Many participants also reported experiencing eye strain and difficulty concentrating when reading from screens for long periods. These findings help explain why many students at Divine Word College of Legazpi continue to favor traditional print materials over the e-book system.</w:t>
      </w:r>
    </w:p>
    <w:p w:rsidRPr="000F7C51" w:rsidR="005311E2" w:rsidP="00086CC8" w:rsidRDefault="005311E2" w14:paraId="05C7456A" w14:textId="04992339">
      <w:pPr>
        <w:pStyle w:val="NormalWeb"/>
        <w:spacing w:line="480" w:lineRule="auto"/>
        <w:ind w:firstLine="720"/>
      </w:pPr>
      <w:r w:rsidRPr="000F7C51">
        <w:t xml:space="preserve">Van der Westhuizen (2024) examined barriers preventing optimal use of e-books among undergraduate students in a South African university. The study identified five major barriers: lack of awareness of library e-books, technological challenges (such as unreliable internet), </w:t>
      </w:r>
      <w:r w:rsidRPr="000F7C51">
        <w:t>difficulty in finding and downloading e-books, preference for human interaction, and digital divide issues. These barriers significantly reduce e-book adoption even when resources are available</w:t>
      </w:r>
      <w:r w:rsidRPr="000F7C51" w:rsidR="0024606A">
        <w:t xml:space="preserve">, </w:t>
      </w:r>
      <w:r w:rsidRPr="000F7C51">
        <w:t>a situation highly similar to the current study at DWCL.</w:t>
      </w:r>
    </w:p>
    <w:p w:rsidRPr="000F7C51" w:rsidR="005311E2" w:rsidP="00086CC8" w:rsidRDefault="005311E2" w14:paraId="48BE9CB8" w14:textId="77777777">
      <w:pPr>
        <w:pStyle w:val="NormalWeb"/>
        <w:spacing w:line="480" w:lineRule="auto"/>
        <w:ind w:firstLine="720"/>
      </w:pPr>
      <w:r w:rsidRPr="000F7C51">
        <w:t>Brush (2024) studied e-book awareness and usage among graduate students at a public university. The findings showed that although awareness has improved, actual usage remains inconsistent due to interface difficulties, challenges in locating relevant titles, and a continued preference for print materials for serious academic reading. This study underscores the need for better training and improved system usability.</w:t>
      </w:r>
    </w:p>
    <w:p w:rsidRPr="000F7C51" w:rsidR="005311E2" w:rsidP="00086CC8" w:rsidRDefault="005311E2" w14:paraId="538F14EF" w14:textId="725C5073">
      <w:pPr>
        <w:pStyle w:val="NormalWeb"/>
        <w:spacing w:line="480" w:lineRule="auto"/>
        <w:ind w:firstLine="720"/>
      </w:pPr>
      <w:r w:rsidRPr="000F7C51">
        <w:t>Ab Rahman (2025) focused on user satisfaction with e-books in academic libraries. The study concluded that usability, accessibility, content relevance, and platform quality are the strongest predictors of continued e-book usage. When these factors are weak, students tend to underutilize digital resources despite their availability. This research offers practical</w:t>
      </w:r>
      <w:r w:rsidRPr="000F7C51" w:rsidR="0024606A">
        <w:t xml:space="preserve"> </w:t>
      </w:r>
      <w:r w:rsidRPr="000F7C51">
        <w:t>recommendations directly applicable to improving the e-book system at Divine Word College of Legazpi.</w:t>
      </w:r>
    </w:p>
    <w:p w:rsidRPr="000F7C51" w:rsidR="005311E2" w:rsidP="00086CC8" w:rsidRDefault="005311E2" w14:paraId="332309B7" w14:textId="77777777">
      <w:pPr>
        <w:pStyle w:val="NormalWeb"/>
        <w:spacing w:line="480" w:lineRule="auto"/>
        <w:ind w:firstLine="720"/>
      </w:pPr>
      <w:r w:rsidRPr="000F7C51">
        <w:t>Owens et al. (2023) conducted a decade-long follow-up study on academic e-book use and non-use among faculty and graduate students. They found that while e-book usage has increased over time, many users still prefer print for deep reading and note-taking, and persistent barriers such as poor usability and limited features continue to limit full adoption. This recent evidence highlights the ongoing challenges faced by academic libraries in promoting e-book utilization.</w:t>
      </w:r>
    </w:p>
    <w:p w:rsidRPr="000F7C51" w:rsidR="005311E2" w:rsidP="00086CC8" w:rsidRDefault="005311E2" w14:paraId="347FE72D" w14:textId="2BA823FE">
      <w:pPr>
        <w:pStyle w:val="NormalWeb"/>
        <w:spacing w:line="480" w:lineRule="auto"/>
        <w:ind w:firstLine="720"/>
      </w:pPr>
      <w:r w:rsidRPr="000F7C51">
        <w:t>These studies collectively demonstrate that low awareness, technical barriers, usability issues, and strong preference for print books continue to hinder e-book adoption in many academic institutions. This reinforces the significance of the present study in assessing the specific situation of the e-book library system at Divine Word College of Legazpi.</w:t>
      </w:r>
    </w:p>
    <w:p w:rsidRPr="000F7C51" w:rsidR="00124883" w:rsidP="00086CC8" w:rsidRDefault="00124883" w14:paraId="096BC2C6"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2.0 METHODOLOGY</w:t>
      </w:r>
    </w:p>
    <w:p w:rsidRPr="000F7C51" w:rsidR="00124883" w:rsidP="00086CC8" w:rsidRDefault="03C3E098" w14:paraId="061BEB3E" w14:textId="536CA4E9">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2.1 </w:t>
      </w:r>
      <w:r w:rsidRPr="000F7C51" w:rsidR="7B7BD7FF">
        <w:rPr>
          <w:rFonts w:ascii="Times New Roman" w:hAnsi="Times New Roman" w:cs="Times New Roman"/>
          <w:b/>
          <w:bCs/>
          <w:lang w:val="en-US"/>
        </w:rPr>
        <w:t>RESEARCH DESIGN</w:t>
      </w:r>
    </w:p>
    <w:p w:rsidRPr="000F7C51" w:rsidR="029CF928" w:rsidP="00086CC8" w:rsidRDefault="029CF928" w14:paraId="74F2B26D" w14:textId="1CC0BC3B">
      <w:pPr>
        <w:spacing w:before="240" w:after="240" w:line="480" w:lineRule="auto"/>
        <w:ind w:firstLine="720"/>
        <w:rPr>
          <w:rFonts w:ascii="Times New Roman" w:hAnsi="Times New Roman" w:cs="Times New Roman"/>
        </w:rPr>
      </w:pPr>
      <w:r w:rsidRPr="000F7C51">
        <w:rPr>
          <w:rFonts w:ascii="Times New Roman" w:hAnsi="Times New Roman" w:eastAsia="Times New Roman" w:cs="Times New Roman"/>
          <w:lang w:val="en-US"/>
        </w:rPr>
        <w:t>This study employed a descriptive survey design using a quantitative approach. This design is appropriate because it allows researchers to systematically gather, analyze, and interpret data regarding students’ awareness, utilization patterns, barriers, and preferences concerning the</w:t>
      </w:r>
      <w:r w:rsidRPr="000F7C51" w:rsidR="0024606A">
        <w:rPr>
          <w:rFonts w:ascii="Times New Roman" w:hAnsi="Times New Roman" w:eastAsia="Times New Roman" w:cs="Times New Roman"/>
          <w:lang w:val="en-US"/>
        </w:rPr>
        <w:t xml:space="preserve"> Divine Word College of Legazpi</w:t>
      </w:r>
      <w:r w:rsidRPr="000F7C51">
        <w:rPr>
          <w:rFonts w:ascii="Times New Roman" w:hAnsi="Times New Roman" w:eastAsia="Times New Roman" w:cs="Times New Roman"/>
          <w:lang w:val="en-US"/>
        </w:rPr>
        <w:t xml:space="preserve"> e-book system.</w:t>
      </w:r>
    </w:p>
    <w:p w:rsidRPr="000F7C51" w:rsidR="00124883" w:rsidP="00086CC8" w:rsidRDefault="00124883" w14:paraId="73427981" w14:textId="0B7CEAD4">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2.2 </w:t>
      </w:r>
      <w:r w:rsidRPr="000F7C51" w:rsidR="00201FA1">
        <w:rPr>
          <w:rFonts w:ascii="Times New Roman" w:hAnsi="Times New Roman" w:cs="Times New Roman"/>
          <w:b/>
          <w:bCs/>
          <w:lang w:val="en-US"/>
        </w:rPr>
        <w:t>PARTICIPANTS</w:t>
      </w:r>
    </w:p>
    <w:p w:rsidRPr="000F7C51" w:rsidR="00124883" w:rsidP="00086CC8" w:rsidRDefault="00124883" w14:paraId="583C4AF7" w14:textId="753141E4">
      <w:pPr>
        <w:spacing w:line="480" w:lineRule="auto"/>
        <w:ind w:firstLine="720"/>
        <w:rPr>
          <w:rFonts w:ascii="Times New Roman" w:hAnsi="Times New Roman" w:cs="Times New Roman"/>
          <w:lang w:val="en-US"/>
        </w:rPr>
      </w:pPr>
      <w:r w:rsidRPr="77C746C6" w:rsidR="797B51F3">
        <w:rPr>
          <w:rFonts w:ascii="Times New Roman" w:hAnsi="Times New Roman" w:cs="Times New Roman"/>
          <w:lang w:val="en-US"/>
        </w:rPr>
        <w:t xml:space="preserve">The participants were </w:t>
      </w:r>
      <w:r w:rsidRPr="77C746C6" w:rsidR="6A0244A5">
        <w:rPr>
          <w:rFonts w:ascii="Times New Roman" w:hAnsi="Times New Roman" w:cs="Times New Roman"/>
          <w:lang w:val="en-US"/>
        </w:rPr>
        <w:t>100</w:t>
      </w:r>
      <w:r w:rsidRPr="77C746C6" w:rsidR="797B51F3">
        <w:rPr>
          <w:rFonts w:ascii="Times New Roman" w:hAnsi="Times New Roman" w:cs="Times New Roman"/>
          <w:lang w:val="en-US"/>
        </w:rPr>
        <w:t xml:space="preserve"> undergraduate students from Divine Word College of Legazpi across different year levels and programs. Convenience sampling was used by distributing the survey link through official class Messenger groups. Although the target was 200 respondents, data collection </w:t>
      </w:r>
      <w:r w:rsidRPr="77C746C6" w:rsidR="6A0244A5">
        <w:rPr>
          <w:rFonts w:ascii="Times New Roman" w:hAnsi="Times New Roman" w:cs="Times New Roman"/>
          <w:lang w:val="en-US"/>
        </w:rPr>
        <w:t>stopped at</w:t>
      </w:r>
      <w:r w:rsidRPr="77C746C6" w:rsidR="797B51F3">
        <w:rPr>
          <w:rFonts w:ascii="Times New Roman" w:hAnsi="Times New Roman" w:cs="Times New Roman"/>
          <w:lang w:val="en-US"/>
        </w:rPr>
        <w:t xml:space="preserve"> </w:t>
      </w:r>
      <w:r w:rsidRPr="77C746C6" w:rsidR="6A0244A5">
        <w:rPr>
          <w:rFonts w:ascii="Times New Roman" w:hAnsi="Times New Roman" w:cs="Times New Roman"/>
          <w:lang w:val="en-US"/>
        </w:rPr>
        <w:t>100</w:t>
      </w:r>
      <w:r w:rsidRPr="77C746C6" w:rsidR="797B51F3">
        <w:rPr>
          <w:rFonts w:ascii="Times New Roman" w:hAnsi="Times New Roman" w:cs="Times New Roman"/>
          <w:lang w:val="en-US"/>
        </w:rPr>
        <w:t xml:space="preserve"> valid responses at the time</w:t>
      </w:r>
      <w:r w:rsidRPr="77C746C6" w:rsidR="6A0244A5">
        <w:rPr>
          <w:rFonts w:ascii="Times New Roman" w:hAnsi="Times New Roman" w:cs="Times New Roman"/>
          <w:lang w:val="en-US"/>
        </w:rPr>
        <w:t xml:space="preserve"> due to</w:t>
      </w:r>
      <w:r w:rsidRPr="77C746C6" w:rsidR="797B51F3">
        <w:rPr>
          <w:rFonts w:ascii="Times New Roman" w:hAnsi="Times New Roman" w:cs="Times New Roman"/>
          <w:lang w:val="en-US"/>
        </w:rPr>
        <w:t xml:space="preserve"> </w:t>
      </w:r>
      <w:r w:rsidRPr="77C746C6" w:rsidR="6A0244A5">
        <w:rPr>
          <w:rFonts w:ascii="Times New Roman" w:hAnsi="Times New Roman" w:cs="Times New Roman"/>
          <w:lang w:val="en-US"/>
        </w:rPr>
        <w:t>time constraints</w:t>
      </w:r>
      <w:r w:rsidRPr="77C746C6" w:rsidR="797B51F3">
        <w:rPr>
          <w:rFonts w:ascii="Times New Roman" w:hAnsi="Times New Roman" w:cs="Times New Roman"/>
          <w:lang w:val="en-US"/>
        </w:rPr>
        <w:t>.</w:t>
      </w:r>
    </w:p>
    <w:p w:rsidR="77C746C6" w:rsidP="77C746C6" w:rsidRDefault="77C746C6" w14:paraId="3A6DA79B" w14:textId="41792C72">
      <w:pPr>
        <w:spacing w:line="480" w:lineRule="auto"/>
        <w:rPr>
          <w:rFonts w:ascii="Times New Roman" w:hAnsi="Times New Roman" w:cs="Times New Roman"/>
          <w:b w:val="1"/>
          <w:bCs w:val="1"/>
          <w:lang w:val="en-US"/>
        </w:rPr>
      </w:pPr>
    </w:p>
    <w:p w:rsidRPr="000F7C51" w:rsidR="00124883" w:rsidP="00086CC8" w:rsidRDefault="00124883" w14:paraId="1C14BE60" w14:textId="48DBEB8A">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2.3 </w:t>
      </w:r>
      <w:r w:rsidRPr="000F7C51" w:rsidR="00201FA1">
        <w:rPr>
          <w:rFonts w:ascii="Times New Roman" w:hAnsi="Times New Roman" w:cs="Times New Roman"/>
          <w:b/>
          <w:bCs/>
          <w:lang w:val="en-US"/>
        </w:rPr>
        <w:t>RESEARCH INSTRUMENT</w:t>
      </w:r>
    </w:p>
    <w:p w:rsidRPr="000F7C51" w:rsidR="00124883" w:rsidP="00086CC8" w:rsidRDefault="00124883" w14:paraId="62D817C7" w14:textId="1BEBEE15">
      <w:pPr>
        <w:spacing w:line="480" w:lineRule="auto"/>
        <w:ind w:firstLine="360"/>
        <w:rPr>
          <w:rFonts w:ascii="Times New Roman" w:hAnsi="Times New Roman" w:cs="Times New Roman"/>
          <w:lang w:val="en-US"/>
        </w:rPr>
      </w:pPr>
      <w:r w:rsidRPr="000F7C51">
        <w:rPr>
          <w:rFonts w:ascii="Times New Roman" w:hAnsi="Times New Roman" w:cs="Times New Roman"/>
          <w:lang w:val="en-US"/>
        </w:rPr>
        <w:t>A researcher-made questionnaire</w:t>
      </w:r>
      <w:r w:rsidRPr="000F7C51" w:rsidR="002728B5">
        <w:rPr>
          <w:rFonts w:ascii="Times New Roman" w:hAnsi="Times New Roman" w:cs="Times New Roman"/>
          <w:lang w:val="en-US"/>
        </w:rPr>
        <w:t xml:space="preserve"> survey</w:t>
      </w:r>
      <w:r w:rsidRPr="000F7C51">
        <w:rPr>
          <w:rFonts w:ascii="Times New Roman" w:hAnsi="Times New Roman" w:cs="Times New Roman"/>
          <w:lang w:val="en-US"/>
        </w:rPr>
        <w:t xml:space="preserve"> was administered via Google Forms. It consisted of four parts after an informed consent:</w:t>
      </w:r>
    </w:p>
    <w:p w:rsidRPr="000F7C51" w:rsidR="00124883" w:rsidP="00086CC8" w:rsidRDefault="03C3E098" w14:paraId="17152242" w14:textId="77777777">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1: Respondent profile (year level, program, sex).</w:t>
      </w:r>
    </w:p>
    <w:p w:rsidRPr="000F7C51" w:rsidR="558304BF" w:rsidP="00086CC8" w:rsidRDefault="558304BF" w14:paraId="2065D407" w14:textId="468513BD">
      <w:pPr>
        <w:numPr>
          <w:ilvl w:val="0"/>
          <w:numId w:val="20"/>
        </w:numPr>
        <w:spacing w:line="480" w:lineRule="auto"/>
        <w:rPr>
          <w:rFonts w:ascii="Times New Roman" w:hAnsi="Times New Roman" w:cs="Times New Roman"/>
        </w:rPr>
      </w:pPr>
      <w:r w:rsidRPr="000F7C51">
        <w:rPr>
          <w:rFonts w:ascii="Times New Roman" w:hAnsi="Times New Roman" w:eastAsia="Times New Roman" w:cs="Times New Roman"/>
          <w:lang w:val="en-US"/>
        </w:rPr>
        <w:t>Part 2: Awareness and frequency/purposes of e-book usage.</w:t>
      </w:r>
    </w:p>
    <w:p w:rsidRPr="000F7C51" w:rsidR="00124883" w:rsidP="00086CC8" w:rsidRDefault="00124883" w14:paraId="678AFCFD" w14:textId="77777777">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3: Barriers using a 5-point Likert scale (5 = Strongly Agree, 1 = Strongly Disagree).</w:t>
      </w:r>
    </w:p>
    <w:p w:rsidRPr="000F7C51" w:rsidR="00124883" w:rsidP="00086CC8" w:rsidRDefault="00124883" w14:paraId="5A1858AA" w14:textId="77777777">
      <w:pPr>
        <w:numPr>
          <w:ilvl w:val="0"/>
          <w:numId w:val="20"/>
        </w:numPr>
        <w:spacing w:line="480" w:lineRule="auto"/>
        <w:rPr>
          <w:rFonts w:ascii="Times New Roman" w:hAnsi="Times New Roman" w:cs="Times New Roman"/>
          <w:lang w:val="en-US"/>
        </w:rPr>
      </w:pPr>
      <w:r w:rsidRPr="000F7C51">
        <w:rPr>
          <w:rFonts w:ascii="Times New Roman" w:hAnsi="Times New Roman" w:cs="Times New Roman"/>
          <w:lang w:val="en-US"/>
        </w:rPr>
        <w:t>Part 4: Preference between e-books and print books + open-ended reasons.</w:t>
      </w:r>
    </w:p>
    <w:p w:rsidRPr="000F7C51" w:rsidR="00124883" w:rsidP="00086CC8" w:rsidRDefault="00124883" w14:paraId="730E5B07" w14:textId="17732073">
      <w:pPr>
        <w:spacing w:line="480" w:lineRule="auto"/>
        <w:rPr>
          <w:rFonts w:ascii="Times New Roman" w:hAnsi="Times New Roman" w:cs="Times New Roman"/>
          <w:lang w:val="en-US"/>
        </w:rPr>
      </w:pPr>
      <w:r w:rsidRPr="000F7C51">
        <w:rPr>
          <w:rFonts w:ascii="Times New Roman" w:hAnsi="Times New Roman" w:cs="Times New Roman"/>
          <w:lang w:val="en-US"/>
        </w:rPr>
        <w:t>The instrument was pilot-tested with 15 students for clarity.</w:t>
      </w:r>
    </w:p>
    <w:p w:rsidRPr="000F7C51" w:rsidR="00124883" w:rsidP="00086CC8" w:rsidRDefault="03C3E098" w14:paraId="15D743B3" w14:textId="34A71711">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2.4 </w:t>
      </w:r>
      <w:r w:rsidRPr="000F7C51" w:rsidR="0C389180">
        <w:rPr>
          <w:rFonts w:ascii="Times New Roman" w:hAnsi="Times New Roman" w:cs="Times New Roman"/>
          <w:b/>
          <w:bCs/>
          <w:lang w:val="en-US"/>
        </w:rPr>
        <w:t>ANALYSIS</w:t>
      </w:r>
    </w:p>
    <w:p w:rsidRPr="000F7C51" w:rsidR="5944B262" w:rsidP="00086CC8" w:rsidRDefault="5944B262" w14:paraId="36125729" w14:textId="65374AD4">
      <w:pPr>
        <w:spacing w:before="240" w:after="240" w:line="480" w:lineRule="auto"/>
        <w:ind w:firstLine="720"/>
        <w:rPr>
          <w:rFonts w:ascii="Times New Roman" w:hAnsi="Times New Roman" w:cs="Times New Roman"/>
        </w:rPr>
      </w:pPr>
      <w:r w:rsidRPr="000F7C51">
        <w:rPr>
          <w:rFonts w:ascii="Times New Roman" w:hAnsi="Times New Roman" w:eastAsia="Calibri" w:cs="Times New Roman"/>
        </w:rPr>
        <w:t>The collected data were analyzed using descriptive statistics, including frequency counts, percentages, and weighted means for Likert-scale items. Thematic analysis was applied to the open-ended responses by carefully reading all answers, coding similar ideas, and grouping them into meaningful themes. Tables and figures were used to present the results clearly.</w:t>
      </w:r>
    </w:p>
    <w:p w:rsidRPr="000F7C51" w:rsidR="00124883" w:rsidP="00086CC8" w:rsidRDefault="00124883" w14:paraId="682A94E4" w14:textId="35083EDF">
      <w:pPr>
        <w:spacing w:line="480" w:lineRule="auto"/>
        <w:rPr>
          <w:rFonts w:ascii="Times New Roman" w:hAnsi="Times New Roman" w:cs="Times New Roman"/>
          <w:b/>
          <w:bCs/>
          <w:lang w:val="en-US"/>
        </w:rPr>
      </w:pPr>
      <w:r w:rsidRPr="000F7C51">
        <w:rPr>
          <w:rFonts w:ascii="Times New Roman" w:hAnsi="Times New Roman" w:cs="Times New Roman"/>
          <w:b/>
          <w:bCs/>
          <w:lang w:val="en-US"/>
        </w:rPr>
        <w:t xml:space="preserve">2.5 </w:t>
      </w:r>
      <w:r w:rsidR="00086CC8">
        <w:rPr>
          <w:rFonts w:ascii="Times New Roman" w:hAnsi="Times New Roman" w:cs="Times New Roman"/>
          <w:b/>
          <w:bCs/>
          <w:lang w:val="en-US"/>
        </w:rPr>
        <w:t>DATA COLLECTION PROCEDURE</w:t>
      </w:r>
    </w:p>
    <w:p w:rsidRPr="000F7C51" w:rsidR="00201FA1" w:rsidP="00086CC8" w:rsidRDefault="00201FA1" w14:paraId="06EFC736" w14:textId="77777777">
      <w:pPr>
        <w:spacing w:after="0" w:line="480" w:lineRule="auto"/>
        <w:ind w:firstLine="720"/>
        <w:rPr>
          <w:rFonts w:ascii="Times New Roman" w:hAnsi="Times New Roman" w:cs="Times New Roman"/>
          <w:lang w:val="en-US"/>
        </w:rPr>
      </w:pPr>
      <w:r w:rsidRPr="000F7C51">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rsidR="797B51F3" w:rsidP="77C746C6" w:rsidRDefault="797B51F3" w14:paraId="4C5A7B9D" w14:textId="551506BF">
      <w:pPr>
        <w:spacing w:line="480" w:lineRule="auto"/>
        <w:ind w:firstLine="720"/>
      </w:pPr>
      <w:r w:rsidRPr="77C746C6" w:rsidR="797B51F3">
        <w:rPr>
          <w:rFonts w:ascii="Times New Roman" w:hAnsi="Times New Roman" w:cs="Times New Roman"/>
          <w:lang w:val="en-US"/>
        </w:rPr>
        <w:t>The</w:t>
      </w:r>
      <w:r w:rsidRPr="77C746C6" w:rsidR="51AF32F6">
        <w:rPr>
          <w:rFonts w:ascii="Times New Roman" w:hAnsi="Times New Roman" w:cs="Times New Roman"/>
          <w:lang w:val="en-US"/>
        </w:rPr>
        <w:t xml:space="preserve"> primary data collection tool was a survey questionnaire</w:t>
      </w:r>
      <w:r w:rsidRPr="77C746C6" w:rsidR="797B51F3">
        <w:rPr>
          <w:rFonts w:ascii="Times New Roman" w:hAnsi="Times New Roman" w:cs="Times New Roman"/>
          <w:lang w:val="en-US"/>
        </w:rPr>
        <w:t xml:space="preserve"> Google Forms link with informed consent was distributed through class Messenger groups starting May 2, 2026. Follow-up reminders were sent. Responses were collected until May 1</w:t>
      </w:r>
      <w:r w:rsidRPr="77C746C6" w:rsidR="6A0244A5">
        <w:rPr>
          <w:rFonts w:ascii="Times New Roman" w:hAnsi="Times New Roman" w:cs="Times New Roman"/>
          <w:lang w:val="en-US"/>
        </w:rPr>
        <w:t>2</w:t>
      </w:r>
      <w:r w:rsidRPr="77C746C6" w:rsidR="797B51F3">
        <w:rPr>
          <w:rFonts w:ascii="Times New Roman" w:hAnsi="Times New Roman" w:cs="Times New Roman"/>
          <w:lang w:val="en-US"/>
        </w:rPr>
        <w:t xml:space="preserve">, 2026. All data were treated </w:t>
      </w:r>
      <w:r w:rsidRPr="77C746C6" w:rsidR="797B51F3">
        <w:rPr>
          <w:rFonts w:ascii="Times New Roman" w:hAnsi="Times New Roman" w:cs="Times New Roman"/>
          <w:lang w:val="en-US"/>
        </w:rPr>
        <w:t xml:space="preserve">confidentially </w:t>
      </w:r>
      <w:r w:rsidRPr="77C746C6" w:rsidR="797B51F3">
        <w:rPr>
          <w:rFonts w:ascii="Times New Roman" w:hAnsi="Times New Roman" w:cs="Times New Roman"/>
          <w:lang w:val="en-US"/>
        </w:rPr>
        <w:t>in accordance with</w:t>
      </w:r>
      <w:r w:rsidRPr="77C746C6" w:rsidR="797B51F3">
        <w:rPr>
          <w:rFonts w:ascii="Times New Roman" w:hAnsi="Times New Roman" w:cs="Times New Roman"/>
          <w:lang w:val="en-US"/>
        </w:rPr>
        <w:t xml:space="preserve"> the Data Privacy Act of 2012. Challenges </w:t>
      </w:r>
      <w:r w:rsidRPr="77C746C6" w:rsidR="797B51F3">
        <w:rPr>
          <w:rFonts w:ascii="Times New Roman" w:hAnsi="Times New Roman" w:cs="Times New Roman"/>
          <w:lang w:val="en-US"/>
        </w:rPr>
        <w:t>encountered</w:t>
      </w:r>
      <w:r w:rsidRPr="77C746C6" w:rsidR="797B51F3">
        <w:rPr>
          <w:rFonts w:ascii="Times New Roman" w:hAnsi="Times New Roman" w:cs="Times New Roman"/>
          <w:lang w:val="en-US"/>
        </w:rPr>
        <w:t xml:space="preserve"> included slow response </w:t>
      </w:r>
      <w:r w:rsidRPr="77C746C6" w:rsidR="797B51F3">
        <w:rPr>
          <w:rFonts w:ascii="Times New Roman" w:hAnsi="Times New Roman" w:cs="Times New Roman"/>
          <w:lang w:val="en-US"/>
        </w:rPr>
        <w:t>rate</w:t>
      </w:r>
      <w:r w:rsidRPr="77C746C6" w:rsidR="797B51F3">
        <w:rPr>
          <w:rFonts w:ascii="Times New Roman" w:hAnsi="Times New Roman" w:cs="Times New Roman"/>
          <w:lang w:val="en-US"/>
        </w:rPr>
        <w:t xml:space="preserve"> from higher year levels.</w:t>
      </w:r>
    </w:p>
    <w:p w:rsidRPr="000F7C51" w:rsidR="00124883" w:rsidP="00086CC8" w:rsidRDefault="00124883" w14:paraId="1F75E0E4"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3.0 RESULTS</w:t>
      </w:r>
    </w:p>
    <w:p w:rsidRPr="00086CC8" w:rsidR="00086CC8" w:rsidP="00086CC8" w:rsidRDefault="00086CC8" w14:paraId="6E5DB398" w14:textId="77777777">
      <w:pPr>
        <w:spacing w:line="480" w:lineRule="auto"/>
        <w:ind w:firstLine="720"/>
        <w:rPr>
          <w:rFonts w:ascii="Times New Roman" w:hAnsi="Times New Roman" w:cs="Times New Roman"/>
          <w:lang w:val="en-US"/>
        </w:rPr>
      </w:pPr>
      <w:r w:rsidRPr="00086CC8">
        <w:rPr>
          <w:rFonts w:ascii="Times New Roman" w:hAnsi="Times New Roman" w:cs="Times New Roman"/>
          <w:lang w:val="en-US"/>
        </w:rPr>
        <w:t>A total of 100 undergraduate students from Divine Word College of Legazpi participated in the survey.</w:t>
      </w:r>
    </w:p>
    <w:p w:rsidRPr="000F7C51" w:rsidR="00124883" w:rsidP="00086CC8" w:rsidRDefault="00124883" w14:paraId="4E279828" w14:textId="4FA47511">
      <w:pPr>
        <w:spacing w:line="480" w:lineRule="auto"/>
        <w:rPr>
          <w:rFonts w:ascii="Times New Roman" w:hAnsi="Times New Roman" w:cs="Times New Roman"/>
          <w:b/>
          <w:bCs/>
          <w:lang w:val="en-US"/>
        </w:rPr>
      </w:pPr>
      <w:r w:rsidRPr="000F7C51">
        <w:rPr>
          <w:rFonts w:ascii="Times New Roman" w:hAnsi="Times New Roman" w:cs="Times New Roman"/>
          <w:b/>
          <w:bCs/>
          <w:lang w:val="en-US"/>
        </w:rPr>
        <w:t>3.1 R</w:t>
      </w:r>
      <w:r w:rsidRPr="000F7C51" w:rsidR="0097374F">
        <w:rPr>
          <w:rFonts w:ascii="Times New Roman" w:hAnsi="Times New Roman" w:cs="Times New Roman"/>
          <w:b/>
          <w:bCs/>
          <w:lang w:val="en-US"/>
        </w:rPr>
        <w:t>ESPONDENT PROFILE</w:t>
      </w:r>
    </w:p>
    <w:p w:rsidRPr="000F7C51" w:rsidR="00124883" w:rsidP="000F330A" w:rsidRDefault="00124883" w14:paraId="600519A9" w14:textId="6C597191">
      <w:pPr>
        <w:spacing w:line="480" w:lineRule="auto"/>
        <w:jc w:val="center"/>
      </w:pPr>
      <w:r w:rsidRPr="77C746C6" w:rsidR="797B51F3">
        <w:rPr>
          <w:rFonts w:ascii="Times New Roman" w:hAnsi="Times New Roman" w:cs="Times New Roman"/>
          <w:b w:val="1"/>
          <w:bCs w:val="1"/>
          <w:lang w:val="en-US"/>
        </w:rPr>
        <w:t>Table 1. Distribution of Respondents by Year Level</w:t>
      </w:r>
    </w:p>
    <w:p w:rsidR="77C746C6" w:rsidP="77C746C6" w:rsidRDefault="77C746C6" w14:paraId="22D589A8" w14:textId="2D82726E">
      <w:pPr>
        <w:spacing w:line="480" w:lineRule="auto"/>
        <w:jc w:val="center"/>
        <w:rPr>
          <w:rFonts w:ascii="Times New Roman" w:hAnsi="Times New Roman" w:cs="Times New Roman"/>
          <w:b w:val="1"/>
          <w:bCs w:val="1"/>
          <w:lang w:val="en-US"/>
        </w:rPr>
      </w:pPr>
    </w:p>
    <w:tbl>
      <w:tblPr>
        <w:tblStyle w:val="TableGrid"/>
        <w:tblW w:w="9445"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3035"/>
        <w:gridCol w:w="2633"/>
        <w:gridCol w:w="3777"/>
      </w:tblGrid>
      <w:tr w:rsidRPr="000F7C51" w:rsidR="003B4FA3" w:rsidTr="77C746C6" w14:paraId="2939A091" w14:textId="77777777">
        <w:trPr>
          <w:trHeight w:val="542"/>
        </w:trPr>
        <w:tc>
          <w:tcPr>
            <w:tcW w:w="3035" w:type="dxa"/>
            <w:tcMar/>
            <w:hideMark/>
          </w:tcPr>
          <w:p w:rsidRPr="000F7C51" w:rsidR="003B4FA3" w:rsidP="00086CC8" w:rsidRDefault="003B4FA3" w14:paraId="04F92409"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Year Level</w:t>
            </w:r>
          </w:p>
        </w:tc>
        <w:tc>
          <w:tcPr>
            <w:tcW w:w="2633" w:type="dxa"/>
            <w:tcMar/>
            <w:hideMark/>
          </w:tcPr>
          <w:p w:rsidRPr="000F7C51" w:rsidR="003B4FA3" w:rsidP="00086CC8" w:rsidRDefault="003B4FA3" w14:paraId="64E82C95"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777" w:type="dxa"/>
            <w:tcMar/>
            <w:hideMark/>
          </w:tcPr>
          <w:p w:rsidRPr="000F7C51" w:rsidR="003B4FA3" w:rsidP="00086CC8" w:rsidRDefault="003B4FA3" w14:paraId="3A033CA0"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3B4FA3" w:rsidTr="77C746C6" w14:paraId="4F23034D" w14:textId="77777777">
        <w:trPr>
          <w:trHeight w:val="528"/>
        </w:trPr>
        <w:tc>
          <w:tcPr>
            <w:tcW w:w="3035" w:type="dxa"/>
            <w:tcMar/>
            <w:hideMark/>
          </w:tcPr>
          <w:p w:rsidRPr="000F7C51" w:rsidR="003B4FA3" w:rsidP="00086CC8" w:rsidRDefault="003B4FA3" w14:paraId="22D1975F" w14:textId="77777777">
            <w:pPr>
              <w:spacing w:line="480" w:lineRule="auto"/>
              <w:rPr>
                <w:rFonts w:ascii="Times New Roman" w:hAnsi="Times New Roman" w:cs="Times New Roman"/>
                <w:lang w:val="en-US"/>
              </w:rPr>
            </w:pPr>
            <w:r w:rsidRPr="000F7C51">
              <w:rPr>
                <w:rFonts w:ascii="Times New Roman" w:hAnsi="Times New Roman" w:cs="Times New Roman"/>
                <w:lang w:val="en-US"/>
              </w:rPr>
              <w:t>1st Year</w:t>
            </w:r>
          </w:p>
        </w:tc>
        <w:tc>
          <w:tcPr>
            <w:tcW w:w="2633" w:type="dxa"/>
            <w:tcMar/>
            <w:hideMark/>
          </w:tcPr>
          <w:p w:rsidRPr="000F7C51" w:rsidR="003B4FA3" w:rsidP="000F330A" w:rsidRDefault="003B4FA3" w14:paraId="5DA8CFEE"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38</w:t>
            </w:r>
          </w:p>
        </w:tc>
        <w:tc>
          <w:tcPr>
            <w:tcW w:w="3777" w:type="dxa"/>
            <w:tcMar/>
            <w:hideMark/>
          </w:tcPr>
          <w:p w:rsidRPr="000F7C51" w:rsidR="003B4FA3" w:rsidP="000F330A" w:rsidRDefault="003B4FA3" w14:paraId="303DD50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38.0</w:t>
            </w:r>
          </w:p>
        </w:tc>
      </w:tr>
      <w:tr w:rsidRPr="000F7C51" w:rsidR="003B4FA3" w:rsidTr="77C746C6" w14:paraId="4306F526" w14:textId="77777777">
        <w:trPr>
          <w:trHeight w:val="542"/>
        </w:trPr>
        <w:tc>
          <w:tcPr>
            <w:tcW w:w="3035" w:type="dxa"/>
            <w:tcMar/>
            <w:hideMark/>
          </w:tcPr>
          <w:p w:rsidRPr="000F7C51" w:rsidR="003B4FA3" w:rsidP="00086CC8" w:rsidRDefault="003B4FA3" w14:paraId="0D4287ED" w14:textId="77777777">
            <w:pPr>
              <w:spacing w:line="480" w:lineRule="auto"/>
              <w:rPr>
                <w:rFonts w:ascii="Times New Roman" w:hAnsi="Times New Roman" w:cs="Times New Roman"/>
                <w:lang w:val="en-US"/>
              </w:rPr>
            </w:pPr>
            <w:r w:rsidRPr="000F7C51">
              <w:rPr>
                <w:rFonts w:ascii="Times New Roman" w:hAnsi="Times New Roman" w:cs="Times New Roman"/>
                <w:lang w:val="en-US"/>
              </w:rPr>
              <w:t>2nd Year</w:t>
            </w:r>
          </w:p>
        </w:tc>
        <w:tc>
          <w:tcPr>
            <w:tcW w:w="2633" w:type="dxa"/>
            <w:tcMar/>
            <w:hideMark/>
          </w:tcPr>
          <w:p w:rsidRPr="000F7C51" w:rsidR="003B4FA3" w:rsidP="000F330A" w:rsidRDefault="003B4FA3" w14:paraId="4C65589A"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41</w:t>
            </w:r>
          </w:p>
        </w:tc>
        <w:tc>
          <w:tcPr>
            <w:tcW w:w="3777" w:type="dxa"/>
            <w:tcMar/>
            <w:hideMark/>
          </w:tcPr>
          <w:p w:rsidRPr="000F7C51" w:rsidR="003B4FA3" w:rsidP="000F330A" w:rsidRDefault="003B4FA3" w14:paraId="6704ED0D" w14:textId="5744DC6B">
            <w:pPr>
              <w:spacing w:line="480" w:lineRule="auto"/>
              <w:jc w:val="center"/>
              <w:rPr>
                <w:rFonts w:ascii="Times New Roman" w:hAnsi="Times New Roman" w:cs="Times New Roman"/>
                <w:lang w:val="en-US"/>
              </w:rPr>
            </w:pPr>
            <w:r w:rsidRPr="000F7C51">
              <w:rPr>
                <w:rFonts w:ascii="Times New Roman" w:hAnsi="Times New Roman" w:cs="Times New Roman"/>
                <w:lang w:val="en-US"/>
              </w:rPr>
              <w:t>41.0</w:t>
            </w:r>
          </w:p>
        </w:tc>
      </w:tr>
      <w:tr w:rsidRPr="000F7C51" w:rsidR="003B4FA3" w:rsidTr="77C746C6" w14:paraId="7C0485E1" w14:textId="77777777">
        <w:trPr>
          <w:trHeight w:val="528"/>
        </w:trPr>
        <w:tc>
          <w:tcPr>
            <w:tcW w:w="3035" w:type="dxa"/>
            <w:tcMar/>
            <w:hideMark/>
          </w:tcPr>
          <w:p w:rsidRPr="000F7C51" w:rsidR="003B4FA3" w:rsidP="00086CC8" w:rsidRDefault="003B4FA3" w14:paraId="7CF77C15" w14:textId="77777777">
            <w:pPr>
              <w:spacing w:line="480" w:lineRule="auto"/>
              <w:rPr>
                <w:rFonts w:ascii="Times New Roman" w:hAnsi="Times New Roman" w:cs="Times New Roman"/>
                <w:lang w:val="en-US"/>
              </w:rPr>
            </w:pPr>
            <w:r w:rsidRPr="000F7C51">
              <w:rPr>
                <w:rFonts w:ascii="Times New Roman" w:hAnsi="Times New Roman" w:cs="Times New Roman"/>
                <w:lang w:val="en-US"/>
              </w:rPr>
              <w:t>3rd Year</w:t>
            </w:r>
          </w:p>
        </w:tc>
        <w:tc>
          <w:tcPr>
            <w:tcW w:w="2633" w:type="dxa"/>
            <w:tcMar/>
            <w:hideMark/>
          </w:tcPr>
          <w:p w:rsidRPr="000F7C51" w:rsidR="003B4FA3" w:rsidP="000F330A" w:rsidRDefault="003B4FA3" w14:paraId="3D602432"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13</w:t>
            </w:r>
          </w:p>
        </w:tc>
        <w:tc>
          <w:tcPr>
            <w:tcW w:w="3777" w:type="dxa"/>
            <w:tcMar/>
            <w:hideMark/>
          </w:tcPr>
          <w:p w:rsidRPr="000F7C51" w:rsidR="003B4FA3" w:rsidP="000F330A" w:rsidRDefault="003B4FA3" w14:paraId="2C5961AA"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13.0</w:t>
            </w:r>
          </w:p>
        </w:tc>
      </w:tr>
      <w:tr w:rsidRPr="000F7C51" w:rsidR="003B4FA3" w:rsidTr="77C746C6" w14:paraId="284A06BC" w14:textId="77777777">
        <w:trPr>
          <w:trHeight w:val="542"/>
        </w:trPr>
        <w:tc>
          <w:tcPr>
            <w:tcW w:w="3035" w:type="dxa"/>
            <w:tcMar/>
            <w:hideMark/>
          </w:tcPr>
          <w:p w:rsidRPr="000F7C51" w:rsidR="003B4FA3" w:rsidP="00086CC8" w:rsidRDefault="003B4FA3" w14:paraId="549101BF" w14:textId="77777777">
            <w:pPr>
              <w:spacing w:line="480" w:lineRule="auto"/>
              <w:rPr>
                <w:rFonts w:ascii="Times New Roman" w:hAnsi="Times New Roman" w:cs="Times New Roman"/>
                <w:lang w:val="en-US"/>
              </w:rPr>
            </w:pPr>
            <w:r w:rsidRPr="000F7C51">
              <w:rPr>
                <w:rFonts w:ascii="Times New Roman" w:hAnsi="Times New Roman" w:cs="Times New Roman"/>
                <w:lang w:val="en-US"/>
              </w:rPr>
              <w:t>4th Year</w:t>
            </w:r>
          </w:p>
        </w:tc>
        <w:tc>
          <w:tcPr>
            <w:tcW w:w="2633" w:type="dxa"/>
            <w:tcMar/>
            <w:hideMark/>
          </w:tcPr>
          <w:p w:rsidRPr="000F7C51" w:rsidR="003B4FA3" w:rsidP="000F330A" w:rsidRDefault="003B4FA3" w14:paraId="59FCE3B6"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8</w:t>
            </w:r>
          </w:p>
        </w:tc>
        <w:tc>
          <w:tcPr>
            <w:tcW w:w="3777" w:type="dxa"/>
            <w:tcMar/>
            <w:hideMark/>
          </w:tcPr>
          <w:p w:rsidRPr="000F7C51" w:rsidR="003B4FA3" w:rsidP="000F330A" w:rsidRDefault="003B4FA3" w14:paraId="55B8A976" w14:textId="59295792">
            <w:pPr>
              <w:spacing w:line="480" w:lineRule="auto"/>
              <w:jc w:val="center"/>
              <w:rPr>
                <w:rFonts w:ascii="Times New Roman" w:hAnsi="Times New Roman" w:cs="Times New Roman"/>
                <w:lang w:val="en-US"/>
              </w:rPr>
            </w:pPr>
            <w:r w:rsidRPr="000F7C51">
              <w:rPr>
                <w:rFonts w:ascii="Times New Roman" w:hAnsi="Times New Roman" w:cs="Times New Roman"/>
                <w:lang w:val="en-US"/>
              </w:rPr>
              <w:t>8.0</w:t>
            </w:r>
          </w:p>
        </w:tc>
      </w:tr>
      <w:tr w:rsidRPr="000F7C51" w:rsidR="003B4FA3" w:rsidTr="77C746C6" w14:paraId="724C2FB6" w14:textId="77777777">
        <w:trPr>
          <w:trHeight w:val="293"/>
        </w:trPr>
        <w:tc>
          <w:tcPr>
            <w:tcW w:w="3035" w:type="dxa"/>
            <w:tcMar/>
            <w:hideMark/>
          </w:tcPr>
          <w:p w:rsidRPr="000F7C51" w:rsidR="003B4FA3" w:rsidP="00086CC8" w:rsidRDefault="003B4FA3" w14:paraId="3AF11F3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Total</w:t>
            </w:r>
          </w:p>
        </w:tc>
        <w:tc>
          <w:tcPr>
            <w:tcW w:w="2633" w:type="dxa"/>
            <w:tcMar/>
            <w:hideMark/>
          </w:tcPr>
          <w:p w:rsidRPr="000F7C51" w:rsidR="003B4FA3" w:rsidP="000F330A" w:rsidRDefault="003B4FA3" w14:paraId="4F47F878"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w:t>
            </w:r>
          </w:p>
        </w:tc>
        <w:tc>
          <w:tcPr>
            <w:tcW w:w="3777" w:type="dxa"/>
            <w:tcMar/>
            <w:hideMark/>
          </w:tcPr>
          <w:p w:rsidRPr="000F7C51" w:rsidR="003B4FA3" w:rsidP="000F330A" w:rsidRDefault="003B4FA3" w14:paraId="1713EBDD" w14:textId="159F5561">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100.0</w:t>
            </w:r>
          </w:p>
        </w:tc>
      </w:tr>
    </w:tbl>
    <w:p w:rsidRPr="00086CC8" w:rsidR="00086CC8" w:rsidP="77C746C6" w:rsidRDefault="00086CC8" w14:paraId="4E2F91FE" w14:textId="25AA6844">
      <w:pPr>
        <w:pStyle w:val="Normal"/>
        <w:spacing w:line="480" w:lineRule="auto"/>
        <w:rPr>
          <w:rFonts w:ascii="Times New Roman" w:hAnsi="Times New Roman" w:cs="Times New Roman"/>
          <w:b w:val="1"/>
          <w:bCs w:val="1"/>
          <w:lang w:val="en-US"/>
        </w:rPr>
      </w:pPr>
      <w:r w:rsidRPr="77C746C6" w:rsidR="5C1E2B74">
        <w:rPr>
          <w:rFonts w:ascii="Times New Roman" w:hAnsi="Times New Roman" w:cs="Times New Roman"/>
          <w:b w:val="1"/>
          <w:bCs w:val="1"/>
          <w:lang w:val="en-US"/>
        </w:rPr>
        <w:t>Discussion</w:t>
      </w:r>
    </w:p>
    <w:p w:rsidR="5C1E2B74" w:rsidP="77C746C6" w:rsidRDefault="5C1E2B74" w14:paraId="051FC4D3" w14:textId="3D1F4F91">
      <w:pPr>
        <w:spacing w:line="480" w:lineRule="auto"/>
        <w:ind w:firstLine="720"/>
      </w:pPr>
      <w:r w:rsidRPr="77C746C6" w:rsidR="5C1E2B74">
        <w:rPr>
          <w:rFonts w:ascii="Times New Roman" w:hAnsi="Times New Roman" w:cs="Times New Roman"/>
          <w:lang w:val="en-US"/>
        </w:rPr>
        <w:t>The majority of</w:t>
      </w:r>
      <w:r w:rsidRPr="77C746C6" w:rsidR="5C1E2B74">
        <w:rPr>
          <w:rFonts w:ascii="Times New Roman" w:hAnsi="Times New Roman" w:cs="Times New Roman"/>
          <w:lang w:val="en-US"/>
        </w:rPr>
        <w:t xml:space="preserve"> the respondents were first-year (38.0%) and </w:t>
      </w:r>
      <w:r w:rsidRPr="77C746C6" w:rsidR="5C1E2B74">
        <w:rPr>
          <w:rFonts w:ascii="Times New Roman" w:hAnsi="Times New Roman" w:cs="Times New Roman"/>
          <w:lang w:val="en-US"/>
        </w:rPr>
        <w:t>second-year</w:t>
      </w:r>
      <w:r w:rsidRPr="77C746C6" w:rsidR="5C1E2B74">
        <w:rPr>
          <w:rFonts w:ascii="Times New Roman" w:hAnsi="Times New Roman" w:cs="Times New Roman"/>
          <w:lang w:val="en-US"/>
        </w:rPr>
        <w:t xml:space="preserve"> (41.0%) students. This distribution is understandable given that convenience sampling was used through class Messenger groups, where lower-year students tend to be more responsive. While the sample includes students from all year levels, the lower representation of third- and fourth-year </w:t>
      </w:r>
      <w:r w:rsidRPr="77C746C6" w:rsidR="5C1E2B74">
        <w:rPr>
          <w:rFonts w:ascii="Times New Roman" w:hAnsi="Times New Roman" w:cs="Times New Roman"/>
          <w:lang w:val="en-US"/>
        </w:rPr>
        <w:t>students may slightly limit the generalizability of findings to upper-year students who might have different study habits and resource needs.</w:t>
      </w:r>
    </w:p>
    <w:p w:rsidRPr="000F7C51" w:rsidR="003B4FA3" w:rsidP="000F330A" w:rsidRDefault="003B4FA3" w14:paraId="48F59758" w14:textId="139E21F8">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Table 2. Distribution of Respondents by Program/Course</w:t>
      </w:r>
    </w:p>
    <w:tbl>
      <w:tblPr>
        <w:tblStyle w:val="TableGrid"/>
        <w:tblW w:w="9445"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3491"/>
        <w:gridCol w:w="2500"/>
        <w:gridCol w:w="3454"/>
      </w:tblGrid>
      <w:tr w:rsidRPr="000F7C51" w:rsidR="003B4FA3" w:rsidTr="77C746C6" w14:paraId="1408DD96" w14:textId="77777777">
        <w:trPr>
          <w:trHeight w:val="415"/>
        </w:trPr>
        <w:tc>
          <w:tcPr>
            <w:tcW w:w="3491" w:type="dxa"/>
            <w:tcMar/>
            <w:hideMark/>
          </w:tcPr>
          <w:p w:rsidRPr="000F7C51" w:rsidR="003B4FA3" w:rsidP="00AA3DF7" w:rsidRDefault="003B4FA3" w14:paraId="51CACC73"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Program/Course</w:t>
            </w:r>
          </w:p>
        </w:tc>
        <w:tc>
          <w:tcPr>
            <w:tcW w:w="2500" w:type="dxa"/>
            <w:tcMar/>
            <w:hideMark/>
          </w:tcPr>
          <w:p w:rsidRPr="000F7C51" w:rsidR="003B4FA3" w:rsidP="00AA3DF7" w:rsidRDefault="003B4FA3" w14:paraId="6C1238CF"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454" w:type="dxa"/>
            <w:tcMar/>
            <w:hideMark/>
          </w:tcPr>
          <w:p w:rsidRPr="000F7C51" w:rsidR="003B4FA3" w:rsidP="00AA3DF7" w:rsidRDefault="003B4FA3" w14:paraId="121A3FA8"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3B4FA3" w:rsidTr="77C746C6" w14:paraId="6609FE3D" w14:textId="77777777">
        <w:trPr>
          <w:trHeight w:val="427"/>
        </w:trPr>
        <w:tc>
          <w:tcPr>
            <w:tcW w:w="3491" w:type="dxa"/>
            <w:tcMar/>
            <w:hideMark/>
          </w:tcPr>
          <w:p w:rsidRPr="000F7C51" w:rsidR="003B4FA3" w:rsidP="0097374F" w:rsidRDefault="003B4FA3" w14:paraId="332976E5" w14:textId="77777777">
            <w:pPr>
              <w:spacing w:line="480" w:lineRule="auto"/>
              <w:rPr>
                <w:rFonts w:ascii="Times New Roman" w:hAnsi="Times New Roman" w:cs="Times New Roman"/>
                <w:lang w:val="en-US"/>
              </w:rPr>
            </w:pPr>
            <w:r w:rsidRPr="000F7C51">
              <w:rPr>
                <w:rFonts w:ascii="Times New Roman" w:hAnsi="Times New Roman" w:cs="Times New Roman"/>
                <w:lang w:val="en-US"/>
              </w:rPr>
              <w:t>BSIT</w:t>
            </w:r>
          </w:p>
        </w:tc>
        <w:tc>
          <w:tcPr>
            <w:tcW w:w="2500" w:type="dxa"/>
            <w:tcMar/>
            <w:hideMark/>
          </w:tcPr>
          <w:p w:rsidRPr="000F7C51" w:rsidR="003B4FA3" w:rsidP="000F330A" w:rsidRDefault="003B4FA3" w14:paraId="58C2F9E5"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46</w:t>
            </w:r>
          </w:p>
        </w:tc>
        <w:tc>
          <w:tcPr>
            <w:tcW w:w="3454" w:type="dxa"/>
            <w:tcMar/>
            <w:hideMark/>
          </w:tcPr>
          <w:p w:rsidRPr="000F7C51" w:rsidR="003B4FA3" w:rsidP="000F330A" w:rsidRDefault="003B4FA3" w14:paraId="4AF9A3B4"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46.0</w:t>
            </w:r>
          </w:p>
        </w:tc>
      </w:tr>
      <w:tr w:rsidRPr="000F7C51" w:rsidR="003B4FA3" w:rsidTr="77C746C6" w14:paraId="40FDCAD4" w14:textId="77777777">
        <w:trPr>
          <w:trHeight w:val="415"/>
        </w:trPr>
        <w:tc>
          <w:tcPr>
            <w:tcW w:w="3491" w:type="dxa"/>
            <w:tcMar/>
            <w:hideMark/>
          </w:tcPr>
          <w:p w:rsidRPr="000F7C51" w:rsidR="003B4FA3" w:rsidP="0097374F" w:rsidRDefault="003B4FA3" w14:paraId="286B5FCD" w14:textId="77777777">
            <w:pPr>
              <w:spacing w:line="480" w:lineRule="auto"/>
              <w:rPr>
                <w:rFonts w:ascii="Times New Roman" w:hAnsi="Times New Roman" w:cs="Times New Roman"/>
                <w:lang w:val="en-US"/>
              </w:rPr>
            </w:pPr>
            <w:r w:rsidRPr="000F7C51">
              <w:rPr>
                <w:rFonts w:ascii="Times New Roman" w:hAnsi="Times New Roman" w:cs="Times New Roman"/>
                <w:lang w:val="en-US"/>
              </w:rPr>
              <w:t>BSCS</w:t>
            </w:r>
          </w:p>
        </w:tc>
        <w:tc>
          <w:tcPr>
            <w:tcW w:w="2500" w:type="dxa"/>
            <w:tcMar/>
            <w:hideMark/>
          </w:tcPr>
          <w:p w:rsidRPr="000F7C51" w:rsidR="003B4FA3" w:rsidP="000F330A" w:rsidRDefault="003B4FA3" w14:paraId="3A46F5B1"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15</w:t>
            </w:r>
          </w:p>
        </w:tc>
        <w:tc>
          <w:tcPr>
            <w:tcW w:w="3454" w:type="dxa"/>
            <w:tcMar/>
            <w:hideMark/>
          </w:tcPr>
          <w:p w:rsidRPr="000F7C51" w:rsidR="003B4FA3" w:rsidP="000F330A" w:rsidRDefault="003B4FA3" w14:paraId="4F4C664F"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15.0</w:t>
            </w:r>
          </w:p>
        </w:tc>
      </w:tr>
      <w:tr w:rsidRPr="000F7C51" w:rsidR="003B4FA3" w:rsidTr="77C746C6" w14:paraId="0C705BE1" w14:textId="77777777">
        <w:trPr>
          <w:trHeight w:val="427"/>
        </w:trPr>
        <w:tc>
          <w:tcPr>
            <w:tcW w:w="3491" w:type="dxa"/>
            <w:tcMar/>
            <w:hideMark/>
          </w:tcPr>
          <w:p w:rsidRPr="000F7C51" w:rsidR="003B4FA3" w:rsidP="0097374F" w:rsidRDefault="003B4FA3" w14:paraId="635AF098" w14:textId="77777777">
            <w:pPr>
              <w:spacing w:line="480" w:lineRule="auto"/>
              <w:rPr>
                <w:rFonts w:ascii="Times New Roman" w:hAnsi="Times New Roman" w:cs="Times New Roman"/>
                <w:lang w:val="en-US"/>
              </w:rPr>
            </w:pPr>
            <w:r w:rsidRPr="000F7C51">
              <w:rPr>
                <w:rFonts w:ascii="Times New Roman" w:hAnsi="Times New Roman" w:cs="Times New Roman"/>
                <w:lang w:val="en-US"/>
              </w:rPr>
              <w:t>BSN</w:t>
            </w:r>
          </w:p>
        </w:tc>
        <w:tc>
          <w:tcPr>
            <w:tcW w:w="2500" w:type="dxa"/>
            <w:tcMar/>
            <w:hideMark/>
          </w:tcPr>
          <w:p w:rsidRPr="000F7C51" w:rsidR="003B4FA3" w:rsidP="000F330A" w:rsidRDefault="003B4FA3" w14:paraId="32CCDF4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10</w:t>
            </w:r>
          </w:p>
        </w:tc>
        <w:tc>
          <w:tcPr>
            <w:tcW w:w="3454" w:type="dxa"/>
            <w:tcMar/>
            <w:hideMark/>
          </w:tcPr>
          <w:p w:rsidRPr="000F7C51" w:rsidR="003B4FA3" w:rsidP="000F330A" w:rsidRDefault="003B4FA3" w14:paraId="789F258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10.0</w:t>
            </w:r>
          </w:p>
        </w:tc>
      </w:tr>
      <w:tr w:rsidRPr="000F7C51" w:rsidR="003B4FA3" w:rsidTr="77C746C6" w14:paraId="792D9055" w14:textId="77777777">
        <w:trPr>
          <w:trHeight w:val="415"/>
        </w:trPr>
        <w:tc>
          <w:tcPr>
            <w:tcW w:w="3491" w:type="dxa"/>
            <w:tcMar/>
            <w:hideMark/>
          </w:tcPr>
          <w:p w:rsidRPr="000F7C51" w:rsidR="003B4FA3" w:rsidP="0097374F" w:rsidRDefault="003B4FA3" w14:paraId="4D818F7E" w14:textId="7CBB2672">
            <w:pPr>
              <w:spacing w:line="480" w:lineRule="auto"/>
              <w:rPr>
                <w:rFonts w:ascii="Times New Roman" w:hAnsi="Times New Roman" w:cs="Times New Roman"/>
                <w:lang w:val="en-US"/>
              </w:rPr>
            </w:pPr>
            <w:r w:rsidRPr="000F7C51">
              <w:rPr>
                <w:rFonts w:ascii="Times New Roman" w:hAnsi="Times New Roman" w:cs="Times New Roman"/>
                <w:lang w:val="en-US"/>
              </w:rPr>
              <w:t>BSBA / BSBA FM</w:t>
            </w:r>
          </w:p>
        </w:tc>
        <w:tc>
          <w:tcPr>
            <w:tcW w:w="2500" w:type="dxa"/>
            <w:tcMar/>
            <w:hideMark/>
          </w:tcPr>
          <w:p w:rsidRPr="000F7C51" w:rsidR="003B4FA3" w:rsidP="000F330A" w:rsidRDefault="003B4FA3" w14:paraId="7E6ABCEC" w14:textId="12A5B60F">
            <w:pPr>
              <w:spacing w:line="480" w:lineRule="auto"/>
              <w:jc w:val="center"/>
              <w:rPr>
                <w:rFonts w:ascii="Times New Roman" w:hAnsi="Times New Roman" w:cs="Times New Roman"/>
                <w:lang w:val="en-US"/>
              </w:rPr>
            </w:pPr>
            <w:r w:rsidRPr="000F7C51">
              <w:rPr>
                <w:rFonts w:ascii="Times New Roman" w:hAnsi="Times New Roman" w:cs="Times New Roman"/>
                <w:lang w:val="en-US"/>
              </w:rPr>
              <w:t>9</w:t>
            </w:r>
          </w:p>
        </w:tc>
        <w:tc>
          <w:tcPr>
            <w:tcW w:w="3454" w:type="dxa"/>
            <w:tcMar/>
            <w:hideMark/>
          </w:tcPr>
          <w:p w:rsidRPr="000F7C51" w:rsidR="003B4FA3" w:rsidP="000F330A" w:rsidRDefault="003B4FA3" w14:paraId="5FDE9601"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9.0</w:t>
            </w:r>
          </w:p>
        </w:tc>
      </w:tr>
      <w:tr w:rsidRPr="000F7C51" w:rsidR="003B4FA3" w:rsidTr="77C746C6" w14:paraId="60CADA99" w14:textId="77777777">
        <w:trPr>
          <w:trHeight w:val="427"/>
        </w:trPr>
        <w:tc>
          <w:tcPr>
            <w:tcW w:w="3491" w:type="dxa"/>
            <w:tcMar/>
            <w:hideMark/>
          </w:tcPr>
          <w:p w:rsidRPr="000F7C51" w:rsidR="003B4FA3" w:rsidP="0097374F" w:rsidRDefault="003B4FA3" w14:paraId="64070344" w14:textId="603592D1">
            <w:pPr>
              <w:spacing w:line="480" w:lineRule="auto"/>
              <w:rPr>
                <w:rFonts w:ascii="Times New Roman" w:hAnsi="Times New Roman" w:cs="Times New Roman"/>
                <w:lang w:val="en-US"/>
              </w:rPr>
            </w:pPr>
            <w:r w:rsidRPr="000F7C51">
              <w:rPr>
                <w:rFonts w:ascii="Times New Roman" w:hAnsi="Times New Roman" w:cs="Times New Roman"/>
                <w:lang w:val="en-US"/>
              </w:rPr>
              <w:t>BSCE</w:t>
            </w:r>
          </w:p>
        </w:tc>
        <w:tc>
          <w:tcPr>
            <w:tcW w:w="2500" w:type="dxa"/>
            <w:tcMar/>
            <w:hideMark/>
          </w:tcPr>
          <w:p w:rsidRPr="000F7C51" w:rsidR="003B4FA3" w:rsidP="000F330A" w:rsidRDefault="003B4FA3" w14:paraId="7C15213D" w14:textId="2D5C5D08">
            <w:pPr>
              <w:spacing w:line="480" w:lineRule="auto"/>
              <w:jc w:val="center"/>
              <w:rPr>
                <w:rFonts w:ascii="Times New Roman" w:hAnsi="Times New Roman" w:cs="Times New Roman"/>
                <w:lang w:val="en-US"/>
              </w:rPr>
            </w:pPr>
            <w:r w:rsidRPr="000F7C51">
              <w:rPr>
                <w:rFonts w:ascii="Times New Roman" w:hAnsi="Times New Roman" w:cs="Times New Roman"/>
                <w:lang w:val="en-US"/>
              </w:rPr>
              <w:t>6</w:t>
            </w:r>
          </w:p>
        </w:tc>
        <w:tc>
          <w:tcPr>
            <w:tcW w:w="3454" w:type="dxa"/>
            <w:tcMar/>
            <w:hideMark/>
          </w:tcPr>
          <w:p w:rsidRPr="000F7C51" w:rsidR="003B4FA3" w:rsidP="000F330A" w:rsidRDefault="003B4FA3" w14:paraId="51A923AF"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6.0</w:t>
            </w:r>
          </w:p>
        </w:tc>
      </w:tr>
      <w:tr w:rsidRPr="000F7C51" w:rsidR="003B4FA3" w:rsidTr="77C746C6" w14:paraId="4749ECF1" w14:textId="77777777">
        <w:trPr>
          <w:trHeight w:val="415"/>
        </w:trPr>
        <w:tc>
          <w:tcPr>
            <w:tcW w:w="3491" w:type="dxa"/>
            <w:tcMar/>
            <w:hideMark/>
          </w:tcPr>
          <w:p w:rsidRPr="000F7C51" w:rsidR="003B4FA3" w:rsidP="0097374F" w:rsidRDefault="003B4FA3" w14:paraId="6130FA3E" w14:textId="769DB6F6">
            <w:pPr>
              <w:spacing w:line="480" w:lineRule="auto"/>
              <w:rPr>
                <w:rFonts w:ascii="Times New Roman" w:hAnsi="Times New Roman" w:cs="Times New Roman"/>
                <w:lang w:val="en-US"/>
              </w:rPr>
            </w:pPr>
            <w:r w:rsidRPr="000F7C51">
              <w:rPr>
                <w:rFonts w:ascii="Times New Roman" w:hAnsi="Times New Roman" w:cs="Times New Roman"/>
                <w:lang w:val="en-US"/>
              </w:rPr>
              <w:t>BSEE</w:t>
            </w:r>
          </w:p>
        </w:tc>
        <w:tc>
          <w:tcPr>
            <w:tcW w:w="2500" w:type="dxa"/>
            <w:tcMar/>
            <w:hideMark/>
          </w:tcPr>
          <w:p w:rsidRPr="000F7C51" w:rsidR="003B4FA3" w:rsidP="000F330A" w:rsidRDefault="003B4FA3" w14:paraId="2EFD147C" w14:textId="15C063AB">
            <w:pPr>
              <w:spacing w:line="480" w:lineRule="auto"/>
              <w:jc w:val="center"/>
              <w:rPr>
                <w:rFonts w:ascii="Times New Roman" w:hAnsi="Times New Roman" w:cs="Times New Roman"/>
                <w:lang w:val="en-US"/>
              </w:rPr>
            </w:pPr>
            <w:r w:rsidRPr="000F7C51">
              <w:rPr>
                <w:rFonts w:ascii="Times New Roman" w:hAnsi="Times New Roman" w:cs="Times New Roman"/>
                <w:lang w:val="en-US"/>
              </w:rPr>
              <w:t>5</w:t>
            </w:r>
          </w:p>
        </w:tc>
        <w:tc>
          <w:tcPr>
            <w:tcW w:w="3454" w:type="dxa"/>
            <w:tcMar/>
            <w:hideMark/>
          </w:tcPr>
          <w:p w:rsidRPr="000F7C51" w:rsidR="003B4FA3" w:rsidP="000F330A" w:rsidRDefault="003B4FA3" w14:paraId="3E07AB78"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5.0</w:t>
            </w:r>
          </w:p>
        </w:tc>
      </w:tr>
      <w:tr w:rsidRPr="000F7C51" w:rsidR="003B4FA3" w:rsidTr="77C746C6" w14:paraId="2B9C454B" w14:textId="77777777">
        <w:trPr>
          <w:trHeight w:val="427"/>
        </w:trPr>
        <w:tc>
          <w:tcPr>
            <w:tcW w:w="3491" w:type="dxa"/>
            <w:tcMar/>
            <w:hideMark/>
          </w:tcPr>
          <w:p w:rsidRPr="000F7C51" w:rsidR="003B4FA3" w:rsidP="0097374F" w:rsidRDefault="003B4FA3" w14:paraId="7A13A4ED" w14:textId="77777777">
            <w:pPr>
              <w:spacing w:line="480" w:lineRule="auto"/>
              <w:rPr>
                <w:rFonts w:ascii="Times New Roman" w:hAnsi="Times New Roman" w:cs="Times New Roman"/>
                <w:lang w:val="en-US"/>
              </w:rPr>
            </w:pPr>
            <w:r w:rsidRPr="000F7C51">
              <w:rPr>
                <w:rFonts w:ascii="Times New Roman" w:hAnsi="Times New Roman" w:cs="Times New Roman"/>
                <w:lang w:val="en-US"/>
              </w:rPr>
              <w:t>BSA</w:t>
            </w:r>
          </w:p>
        </w:tc>
        <w:tc>
          <w:tcPr>
            <w:tcW w:w="2500" w:type="dxa"/>
            <w:tcMar/>
            <w:hideMark/>
          </w:tcPr>
          <w:p w:rsidRPr="000F7C51" w:rsidR="003B4FA3" w:rsidP="000F330A" w:rsidRDefault="003B4FA3" w14:paraId="5EAB0DF5"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4</w:t>
            </w:r>
          </w:p>
        </w:tc>
        <w:tc>
          <w:tcPr>
            <w:tcW w:w="3454" w:type="dxa"/>
            <w:tcMar/>
            <w:hideMark/>
          </w:tcPr>
          <w:p w:rsidRPr="000F7C51" w:rsidR="003B4FA3" w:rsidP="000F330A" w:rsidRDefault="003B4FA3" w14:paraId="63436591"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4.0</w:t>
            </w:r>
          </w:p>
        </w:tc>
      </w:tr>
      <w:tr w:rsidRPr="000F7C51" w:rsidR="003B4FA3" w:rsidTr="77C746C6" w14:paraId="597EA55B" w14:textId="77777777">
        <w:trPr>
          <w:trHeight w:val="415"/>
        </w:trPr>
        <w:tc>
          <w:tcPr>
            <w:tcW w:w="3491" w:type="dxa"/>
            <w:tcMar/>
            <w:hideMark/>
          </w:tcPr>
          <w:p w:rsidRPr="000F7C51" w:rsidR="003B4FA3" w:rsidP="0097374F" w:rsidRDefault="003B4FA3" w14:paraId="251B0B04" w14:textId="77777777">
            <w:pPr>
              <w:spacing w:line="480" w:lineRule="auto"/>
              <w:rPr>
                <w:rFonts w:ascii="Times New Roman" w:hAnsi="Times New Roman" w:cs="Times New Roman"/>
                <w:lang w:val="en-US"/>
              </w:rPr>
            </w:pPr>
            <w:r w:rsidRPr="000F7C51">
              <w:rPr>
                <w:rFonts w:ascii="Times New Roman" w:hAnsi="Times New Roman" w:cs="Times New Roman"/>
                <w:lang w:val="en-US"/>
              </w:rPr>
              <w:t>BSED</w:t>
            </w:r>
          </w:p>
        </w:tc>
        <w:tc>
          <w:tcPr>
            <w:tcW w:w="2500" w:type="dxa"/>
            <w:tcMar/>
            <w:hideMark/>
          </w:tcPr>
          <w:p w:rsidRPr="000F7C51" w:rsidR="003B4FA3" w:rsidP="000F330A" w:rsidRDefault="003B4FA3" w14:paraId="198257D8" w14:textId="7C99AEF2">
            <w:pPr>
              <w:spacing w:line="480" w:lineRule="auto"/>
              <w:jc w:val="center"/>
              <w:rPr>
                <w:rFonts w:ascii="Times New Roman" w:hAnsi="Times New Roman" w:cs="Times New Roman"/>
                <w:lang w:val="en-US"/>
              </w:rPr>
            </w:pPr>
            <w:r w:rsidRPr="000F7C51">
              <w:rPr>
                <w:rFonts w:ascii="Times New Roman" w:hAnsi="Times New Roman" w:cs="Times New Roman"/>
                <w:lang w:val="en-US"/>
              </w:rPr>
              <w:t>2</w:t>
            </w:r>
          </w:p>
        </w:tc>
        <w:tc>
          <w:tcPr>
            <w:tcW w:w="3454" w:type="dxa"/>
            <w:tcMar/>
            <w:hideMark/>
          </w:tcPr>
          <w:p w:rsidRPr="000F7C51" w:rsidR="003B4FA3" w:rsidP="000F330A" w:rsidRDefault="003B4FA3" w14:paraId="3870C692"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2.0</w:t>
            </w:r>
          </w:p>
        </w:tc>
      </w:tr>
      <w:tr w:rsidRPr="000F7C51" w:rsidR="003B4FA3" w:rsidTr="77C746C6" w14:paraId="13C72B0D" w14:textId="77777777">
        <w:trPr>
          <w:trHeight w:val="427"/>
        </w:trPr>
        <w:tc>
          <w:tcPr>
            <w:tcW w:w="3491" w:type="dxa"/>
            <w:tcMar/>
            <w:hideMark/>
          </w:tcPr>
          <w:p w:rsidRPr="000F7C51" w:rsidR="003B4FA3" w:rsidP="0097374F" w:rsidRDefault="003B4FA3" w14:paraId="6A9A777C" w14:textId="2F2C276A">
            <w:pPr>
              <w:spacing w:line="480" w:lineRule="auto"/>
              <w:rPr>
                <w:rFonts w:ascii="Times New Roman" w:hAnsi="Times New Roman" w:cs="Times New Roman"/>
                <w:lang w:val="en-US"/>
              </w:rPr>
            </w:pPr>
            <w:r w:rsidRPr="000F7C51">
              <w:rPr>
                <w:rFonts w:ascii="Times New Roman" w:hAnsi="Times New Roman" w:cs="Times New Roman"/>
                <w:lang w:val="en-US"/>
              </w:rPr>
              <w:t>BSHS</w:t>
            </w:r>
          </w:p>
        </w:tc>
        <w:tc>
          <w:tcPr>
            <w:tcW w:w="2500" w:type="dxa"/>
            <w:tcMar/>
            <w:hideMark/>
          </w:tcPr>
          <w:p w:rsidRPr="000F7C51" w:rsidR="003B4FA3" w:rsidP="000F330A" w:rsidRDefault="003B4FA3" w14:paraId="42E6D1A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w:t>
            </w:r>
          </w:p>
        </w:tc>
        <w:tc>
          <w:tcPr>
            <w:tcW w:w="3454" w:type="dxa"/>
            <w:tcMar/>
            <w:hideMark/>
          </w:tcPr>
          <w:p w:rsidRPr="000F7C51" w:rsidR="003B4FA3" w:rsidP="000F330A" w:rsidRDefault="003B4FA3" w14:paraId="2C069677"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3.0</w:t>
            </w:r>
          </w:p>
        </w:tc>
      </w:tr>
      <w:tr w:rsidRPr="000F7C51" w:rsidR="003B4FA3" w:rsidTr="77C746C6" w14:paraId="115BA16F" w14:textId="77777777">
        <w:trPr>
          <w:trHeight w:val="415"/>
        </w:trPr>
        <w:tc>
          <w:tcPr>
            <w:tcW w:w="3491" w:type="dxa"/>
            <w:tcMar/>
            <w:hideMark/>
          </w:tcPr>
          <w:p w:rsidRPr="000F7C51" w:rsidR="003B4FA3" w:rsidP="0097374F" w:rsidRDefault="003B4FA3" w14:paraId="5ACB40B4" w14:textId="0CA5958C">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500" w:type="dxa"/>
            <w:tcMar/>
            <w:hideMark/>
          </w:tcPr>
          <w:p w:rsidRPr="000F7C51" w:rsidR="003B4FA3" w:rsidP="000F330A" w:rsidRDefault="003B4FA3" w14:paraId="427E0EF5" w14:textId="728FA242">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w:t>
            </w:r>
          </w:p>
        </w:tc>
        <w:tc>
          <w:tcPr>
            <w:tcW w:w="3454" w:type="dxa"/>
            <w:tcMar/>
            <w:hideMark/>
          </w:tcPr>
          <w:p w:rsidRPr="000F7C51" w:rsidR="003B4FA3" w:rsidP="000F330A" w:rsidRDefault="003B4FA3" w14:paraId="7910B779"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100.0</w:t>
            </w:r>
          </w:p>
        </w:tc>
      </w:tr>
    </w:tbl>
    <w:p w:rsidR="77C746C6" w:rsidP="77C746C6" w:rsidRDefault="77C746C6" w14:paraId="5BB0BC61" w14:textId="6A2D78A5">
      <w:pPr>
        <w:pStyle w:val="Normal"/>
        <w:rPr>
          <w:rFonts w:ascii="Times New Roman" w:hAnsi="Times New Roman" w:cs="Times New Roman"/>
          <w:b w:val="1"/>
          <w:bCs w:val="1"/>
          <w:lang w:val="en-US"/>
        </w:rPr>
      </w:pPr>
    </w:p>
    <w:p w:rsidRPr="00086CC8" w:rsidR="00086CC8" w:rsidP="77C746C6" w:rsidRDefault="00086CC8" w14:paraId="18030B40" w14:textId="30901729">
      <w:pPr>
        <w:pStyle w:val="Normal"/>
        <w:spacing w:line="480" w:lineRule="auto"/>
        <w:rPr>
          <w:rFonts w:ascii="Times New Roman" w:hAnsi="Times New Roman" w:cs="Times New Roman"/>
          <w:b w:val="1"/>
          <w:bCs w:val="1"/>
          <w:lang w:val="en-US"/>
        </w:rPr>
      </w:pPr>
      <w:r w:rsidRPr="77C746C6" w:rsidR="5C1E2B74">
        <w:rPr>
          <w:rFonts w:ascii="Times New Roman" w:hAnsi="Times New Roman" w:cs="Times New Roman"/>
          <w:b w:val="1"/>
          <w:bCs w:val="1"/>
          <w:lang w:val="en-US"/>
        </w:rPr>
        <w:t xml:space="preserve">Discussion </w:t>
      </w:r>
    </w:p>
    <w:p w:rsidR="00086CC8" w:rsidP="005E45EA" w:rsidRDefault="00086CC8" w14:paraId="730B77DD" w14:textId="0C4396F6">
      <w:pPr>
        <w:spacing w:line="480" w:lineRule="auto"/>
        <w:ind w:firstLine="720"/>
        <w:rPr>
          <w:rFonts w:ascii="Times New Roman" w:hAnsi="Times New Roman" w:cs="Times New Roman"/>
          <w:lang w:val="en-US"/>
        </w:rPr>
      </w:pPr>
      <w:r w:rsidRPr="00086CC8">
        <w:rPr>
          <w:rFonts w:ascii="Times New Roman" w:hAnsi="Times New Roman" w:cs="Times New Roman"/>
          <w:lang w:val="en-US"/>
        </w:rPr>
        <w:t xml:space="preserve">BSIT students constituted the largest proportion of respondents (46.0%), followed by BSCS students (15.0%). This is expected because these two programs are technology-oriented and are likely to benefit the most from digital library resources. The participation of students </w:t>
      </w:r>
      <w:r w:rsidRPr="00086CC8">
        <w:rPr>
          <w:rFonts w:ascii="Times New Roman" w:hAnsi="Times New Roman" w:cs="Times New Roman"/>
          <w:lang w:val="en-US"/>
        </w:rPr>
        <w:t>from other programs (e.g., BSN, BSBA, Engineering) also provides a broader perspective on e-book utilization across different fields of study.</w:t>
      </w:r>
    </w:p>
    <w:p w:rsidRPr="00086CC8" w:rsidR="00086CC8" w:rsidP="00086CC8" w:rsidRDefault="00086CC8" w14:paraId="1024D1B8" w14:textId="77777777">
      <w:pPr>
        <w:spacing w:line="480" w:lineRule="auto"/>
        <w:rPr>
          <w:rFonts w:ascii="Times New Roman" w:hAnsi="Times New Roman" w:cs="Times New Roman"/>
          <w:lang w:val="en-US"/>
        </w:rPr>
      </w:pPr>
    </w:p>
    <w:p w:rsidRPr="000F7C51" w:rsidR="003B4FA3" w:rsidP="000F330A" w:rsidRDefault="003B4FA3" w14:paraId="6F467581" w14:textId="36C99CF6">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Table 3. Distribution of Respondents by Sex</w:t>
      </w:r>
    </w:p>
    <w:tbl>
      <w:tblPr>
        <w:tblStyle w:val="TableGrid"/>
        <w:tblW w:w="9265"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425"/>
        <w:gridCol w:w="3240"/>
        <w:gridCol w:w="3600"/>
      </w:tblGrid>
      <w:tr w:rsidRPr="000F7C51" w:rsidR="003B4FA3" w:rsidTr="77C746C6" w14:paraId="42B8841D" w14:textId="77777777">
        <w:tc>
          <w:tcPr>
            <w:tcW w:w="2425" w:type="dxa"/>
            <w:tcMar/>
            <w:hideMark/>
          </w:tcPr>
          <w:p w:rsidRPr="000F7C51" w:rsidR="003B4FA3" w:rsidP="00AA3DF7" w:rsidRDefault="003B4FA3" w14:paraId="34B9AFB6"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Sex</w:t>
            </w:r>
          </w:p>
        </w:tc>
        <w:tc>
          <w:tcPr>
            <w:tcW w:w="3240" w:type="dxa"/>
            <w:tcMar/>
            <w:hideMark/>
          </w:tcPr>
          <w:p w:rsidRPr="000F7C51" w:rsidR="003B4FA3" w:rsidP="00AA3DF7" w:rsidRDefault="003B4FA3" w14:paraId="52969642"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tcMar/>
            <w:hideMark/>
          </w:tcPr>
          <w:p w:rsidRPr="000F7C51" w:rsidR="003B4FA3" w:rsidP="00AA3DF7" w:rsidRDefault="003B4FA3" w14:paraId="760F4434" w14:textId="76349F7A">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3B4FA3" w:rsidTr="77C746C6" w14:paraId="45C7B76B" w14:textId="77777777">
        <w:tc>
          <w:tcPr>
            <w:tcW w:w="2425" w:type="dxa"/>
            <w:tcMar/>
            <w:hideMark/>
          </w:tcPr>
          <w:p w:rsidRPr="000F7C51" w:rsidR="003B4FA3" w:rsidP="0097374F" w:rsidRDefault="003B4FA3" w14:paraId="3BB124E0" w14:textId="77777777">
            <w:pPr>
              <w:spacing w:line="480" w:lineRule="auto"/>
              <w:rPr>
                <w:rFonts w:ascii="Times New Roman" w:hAnsi="Times New Roman" w:cs="Times New Roman"/>
                <w:lang w:val="en-US"/>
              </w:rPr>
            </w:pPr>
            <w:r w:rsidRPr="000F7C51">
              <w:rPr>
                <w:rFonts w:ascii="Times New Roman" w:hAnsi="Times New Roman" w:cs="Times New Roman"/>
                <w:lang w:val="en-US"/>
              </w:rPr>
              <w:t>Male</w:t>
            </w:r>
          </w:p>
        </w:tc>
        <w:tc>
          <w:tcPr>
            <w:tcW w:w="3240" w:type="dxa"/>
            <w:tcMar/>
            <w:hideMark/>
          </w:tcPr>
          <w:p w:rsidRPr="000F7C51" w:rsidR="003B4FA3" w:rsidP="000F330A" w:rsidRDefault="003B4FA3" w14:paraId="15E08523" w14:textId="5FDF14C6">
            <w:pPr>
              <w:spacing w:line="480" w:lineRule="auto"/>
              <w:jc w:val="center"/>
              <w:rPr>
                <w:rFonts w:ascii="Times New Roman" w:hAnsi="Times New Roman" w:cs="Times New Roman"/>
                <w:lang w:val="en-US"/>
              </w:rPr>
            </w:pPr>
            <w:r w:rsidRPr="000F7C51">
              <w:rPr>
                <w:rFonts w:ascii="Times New Roman" w:hAnsi="Times New Roman" w:cs="Times New Roman"/>
                <w:lang w:val="en-US"/>
              </w:rPr>
              <w:t>62</w:t>
            </w:r>
          </w:p>
        </w:tc>
        <w:tc>
          <w:tcPr>
            <w:tcW w:w="3600" w:type="dxa"/>
            <w:tcMar/>
            <w:hideMark/>
          </w:tcPr>
          <w:p w:rsidRPr="000F7C51" w:rsidR="003B4FA3" w:rsidP="000F330A" w:rsidRDefault="003B4FA3" w14:paraId="6160486F"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62.0</w:t>
            </w:r>
          </w:p>
        </w:tc>
      </w:tr>
      <w:tr w:rsidRPr="000F7C51" w:rsidR="003B4FA3" w:rsidTr="77C746C6" w14:paraId="1D1670D2" w14:textId="77777777">
        <w:tc>
          <w:tcPr>
            <w:tcW w:w="2425" w:type="dxa"/>
            <w:tcMar/>
            <w:hideMark/>
          </w:tcPr>
          <w:p w:rsidRPr="000F7C51" w:rsidR="003B4FA3" w:rsidP="0097374F" w:rsidRDefault="003B4FA3" w14:paraId="19D46FB2" w14:textId="77777777">
            <w:pPr>
              <w:spacing w:line="480" w:lineRule="auto"/>
              <w:rPr>
                <w:rFonts w:ascii="Times New Roman" w:hAnsi="Times New Roman" w:cs="Times New Roman"/>
                <w:lang w:val="en-US"/>
              </w:rPr>
            </w:pPr>
            <w:r w:rsidRPr="000F7C51">
              <w:rPr>
                <w:rFonts w:ascii="Times New Roman" w:hAnsi="Times New Roman" w:cs="Times New Roman"/>
                <w:lang w:val="en-US"/>
              </w:rPr>
              <w:t>Female</w:t>
            </w:r>
          </w:p>
        </w:tc>
        <w:tc>
          <w:tcPr>
            <w:tcW w:w="3240" w:type="dxa"/>
            <w:tcMar/>
            <w:hideMark/>
          </w:tcPr>
          <w:p w:rsidRPr="000F7C51" w:rsidR="003B4FA3" w:rsidP="000F330A" w:rsidRDefault="003B4FA3" w14:paraId="05CDC1C1"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32</w:t>
            </w:r>
          </w:p>
        </w:tc>
        <w:tc>
          <w:tcPr>
            <w:tcW w:w="3600" w:type="dxa"/>
            <w:tcMar/>
            <w:hideMark/>
          </w:tcPr>
          <w:p w:rsidRPr="000F7C51" w:rsidR="003B4FA3" w:rsidP="000F330A" w:rsidRDefault="003B4FA3" w14:paraId="418EC488" w14:textId="0C96937F">
            <w:pPr>
              <w:spacing w:line="480" w:lineRule="auto"/>
              <w:jc w:val="center"/>
              <w:rPr>
                <w:rFonts w:ascii="Times New Roman" w:hAnsi="Times New Roman" w:cs="Times New Roman"/>
                <w:lang w:val="en-US"/>
              </w:rPr>
            </w:pPr>
            <w:r w:rsidRPr="000F7C51">
              <w:rPr>
                <w:rFonts w:ascii="Times New Roman" w:hAnsi="Times New Roman" w:cs="Times New Roman"/>
                <w:lang w:val="en-US"/>
              </w:rPr>
              <w:t>32.0</w:t>
            </w:r>
          </w:p>
        </w:tc>
      </w:tr>
      <w:tr w:rsidRPr="000F7C51" w:rsidR="003B4FA3" w:rsidTr="77C746C6" w14:paraId="60F93060" w14:textId="77777777">
        <w:tc>
          <w:tcPr>
            <w:tcW w:w="2425" w:type="dxa"/>
            <w:tcMar/>
            <w:hideMark/>
          </w:tcPr>
          <w:p w:rsidRPr="000F7C51" w:rsidR="003B4FA3" w:rsidP="0097374F" w:rsidRDefault="003B4FA3" w14:paraId="00F2F2D9" w14:textId="77777777">
            <w:pPr>
              <w:spacing w:line="480" w:lineRule="auto"/>
              <w:rPr>
                <w:rFonts w:ascii="Times New Roman" w:hAnsi="Times New Roman" w:cs="Times New Roman"/>
                <w:lang w:val="en-US"/>
              </w:rPr>
            </w:pPr>
            <w:r w:rsidRPr="000F7C51">
              <w:rPr>
                <w:rFonts w:ascii="Times New Roman" w:hAnsi="Times New Roman" w:cs="Times New Roman"/>
                <w:lang w:val="en-US"/>
              </w:rPr>
              <w:t>Prefer not to say</w:t>
            </w:r>
          </w:p>
        </w:tc>
        <w:tc>
          <w:tcPr>
            <w:tcW w:w="3240" w:type="dxa"/>
            <w:tcMar/>
            <w:hideMark/>
          </w:tcPr>
          <w:p w:rsidRPr="000F7C51" w:rsidR="003B4FA3" w:rsidP="000F330A" w:rsidRDefault="003B4FA3" w14:paraId="035B180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6</w:t>
            </w:r>
          </w:p>
        </w:tc>
        <w:tc>
          <w:tcPr>
            <w:tcW w:w="3600" w:type="dxa"/>
            <w:tcMar/>
            <w:hideMark/>
          </w:tcPr>
          <w:p w:rsidRPr="000F7C51" w:rsidR="003B4FA3" w:rsidP="000F330A" w:rsidRDefault="003B4FA3" w14:paraId="58B63417"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6.0</w:t>
            </w:r>
          </w:p>
        </w:tc>
      </w:tr>
      <w:tr w:rsidRPr="000F7C51" w:rsidR="003B4FA3" w:rsidTr="77C746C6" w14:paraId="4698AB9E" w14:textId="77777777">
        <w:tc>
          <w:tcPr>
            <w:tcW w:w="2425" w:type="dxa"/>
            <w:tcMar/>
            <w:hideMark/>
          </w:tcPr>
          <w:p w:rsidRPr="000F7C51" w:rsidR="003B4FA3" w:rsidP="0097374F" w:rsidRDefault="003B4FA3" w14:paraId="52C1C18B" w14:textId="77777777">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3240" w:type="dxa"/>
            <w:tcMar/>
            <w:hideMark/>
          </w:tcPr>
          <w:p w:rsidRPr="000F7C51" w:rsidR="003B4FA3" w:rsidP="000F330A" w:rsidRDefault="003B4FA3" w14:paraId="6E2AD632"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w:t>
            </w:r>
          </w:p>
        </w:tc>
        <w:tc>
          <w:tcPr>
            <w:tcW w:w="3600" w:type="dxa"/>
            <w:tcMar/>
            <w:hideMark/>
          </w:tcPr>
          <w:p w:rsidRPr="000F7C51" w:rsidR="003B4FA3" w:rsidP="000F330A" w:rsidRDefault="003B4FA3" w14:paraId="7C684129"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100.0</w:t>
            </w:r>
          </w:p>
        </w:tc>
      </w:tr>
    </w:tbl>
    <w:p w:rsidR="00B2320B" w:rsidP="00B9316A" w:rsidRDefault="00B2320B" w14:paraId="199400D3" w14:textId="77777777">
      <w:pPr>
        <w:spacing w:line="480" w:lineRule="auto"/>
        <w:rPr>
          <w:rFonts w:ascii="Times New Roman" w:hAnsi="Times New Roman" w:cs="Times New Roman"/>
          <w:lang w:val="en-US"/>
        </w:rPr>
      </w:pPr>
    </w:p>
    <w:p w:rsidRPr="00086CC8" w:rsidR="00086CC8" w:rsidP="00086CC8" w:rsidRDefault="00086CC8" w14:paraId="1E6B4C9E" w14:textId="77777777">
      <w:pPr>
        <w:spacing w:line="480" w:lineRule="auto"/>
        <w:rPr>
          <w:rFonts w:ascii="Times New Roman" w:hAnsi="Times New Roman" w:cs="Times New Roman"/>
          <w:b/>
          <w:bCs/>
          <w:lang w:val="en-US"/>
        </w:rPr>
      </w:pPr>
      <w:r w:rsidRPr="00086CC8">
        <w:rPr>
          <w:rFonts w:ascii="Times New Roman" w:hAnsi="Times New Roman" w:cs="Times New Roman"/>
          <w:b/>
          <w:bCs/>
          <w:lang w:val="en-US"/>
        </w:rPr>
        <w:t xml:space="preserve">Discussion </w:t>
      </w:r>
    </w:p>
    <w:p w:rsidRPr="00086CC8" w:rsidR="00086CC8" w:rsidP="005E45EA" w:rsidRDefault="00086CC8" w14:paraId="1804C3C5" w14:textId="5849B32B">
      <w:pPr>
        <w:spacing w:line="480" w:lineRule="auto"/>
        <w:ind w:firstLine="720"/>
        <w:rPr>
          <w:rFonts w:ascii="Times New Roman" w:hAnsi="Times New Roman" w:cs="Times New Roman"/>
          <w:lang w:val="en-US"/>
        </w:rPr>
      </w:pPr>
      <w:r w:rsidRPr="00086CC8">
        <w:rPr>
          <w:rFonts w:ascii="Times New Roman" w:hAnsi="Times New Roman" w:cs="Times New Roman"/>
          <w:lang w:val="en-US"/>
        </w:rPr>
        <w:t>Male students formed the majority of the sample (62.0%). This gender distribution reflects the typical enrollment pattern in IT-related programs at the college. The findings on e-book utilization are presented based on the overall sample rather than by gender, as the study did not aim to compare differences between male and female respondents.</w:t>
      </w:r>
    </w:p>
    <w:p w:rsidRPr="000F7C51" w:rsidR="00124883" w:rsidP="00B2320B" w:rsidRDefault="00124883" w14:paraId="150FBD16" w14:textId="4FF6E6E8">
      <w:pPr>
        <w:spacing w:line="480" w:lineRule="auto"/>
        <w:rPr>
          <w:rFonts w:ascii="Times New Roman" w:hAnsi="Times New Roman" w:cs="Times New Roman"/>
          <w:b/>
          <w:bCs/>
          <w:lang w:val="en-US"/>
        </w:rPr>
      </w:pPr>
      <w:r w:rsidRPr="000F7C51">
        <w:rPr>
          <w:rFonts w:ascii="Times New Roman" w:hAnsi="Times New Roman" w:cs="Times New Roman"/>
          <w:b/>
          <w:bCs/>
          <w:lang w:val="en-US"/>
        </w:rPr>
        <w:t>3.2 Level of Awareness</w:t>
      </w:r>
    </w:p>
    <w:p w:rsidRPr="000F7C51" w:rsidR="00124883" w:rsidP="000F330A" w:rsidRDefault="60F0C88F" w14:paraId="17D5BD00" w14:textId="6E4530CC">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 xml:space="preserve">Table </w:t>
      </w:r>
      <w:r w:rsidRPr="000F7C51" w:rsidR="7BBBC87C">
        <w:rPr>
          <w:rFonts w:ascii="Times New Roman" w:hAnsi="Times New Roman" w:cs="Times New Roman"/>
          <w:b/>
          <w:bCs/>
          <w:lang w:val="en-US"/>
        </w:rPr>
        <w:t>4</w:t>
      </w:r>
      <w:r w:rsidRPr="000F7C51">
        <w:rPr>
          <w:rFonts w:ascii="Times New Roman" w:hAnsi="Times New Roman" w:cs="Times New Roman"/>
          <w:b/>
          <w:bCs/>
          <w:lang w:val="en-US"/>
        </w:rPr>
        <w:t>. Awareness of the E-Book System</w:t>
      </w:r>
    </w:p>
    <w:tbl>
      <w:tblPr>
        <w:tblStyle w:val="TableGrid"/>
        <w:tblW w:w="9445"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425"/>
        <w:gridCol w:w="2880"/>
        <w:gridCol w:w="4140"/>
      </w:tblGrid>
      <w:tr w:rsidRPr="000F7C51" w:rsidR="00646557" w:rsidTr="77C746C6" w14:paraId="0EBF3212" w14:textId="77777777">
        <w:tc>
          <w:tcPr>
            <w:tcW w:w="2425" w:type="dxa"/>
            <w:tcMar/>
            <w:hideMark/>
          </w:tcPr>
          <w:p w:rsidRPr="000F7C51" w:rsidR="00646557" w:rsidP="00AA3DF7" w:rsidRDefault="00646557" w14:paraId="3A0122B2"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Response</w:t>
            </w:r>
          </w:p>
        </w:tc>
        <w:tc>
          <w:tcPr>
            <w:tcW w:w="2880" w:type="dxa"/>
            <w:tcMar/>
            <w:hideMark/>
          </w:tcPr>
          <w:p w:rsidRPr="000F7C51" w:rsidR="00646557" w:rsidP="00AA3DF7" w:rsidRDefault="00646557" w14:paraId="589CE140"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4140" w:type="dxa"/>
            <w:tcMar/>
            <w:hideMark/>
          </w:tcPr>
          <w:p w:rsidRPr="000F7C51" w:rsidR="00646557" w:rsidP="00AA3DF7" w:rsidRDefault="00646557" w14:paraId="157A453F"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646557" w:rsidTr="77C746C6" w14:paraId="07624664" w14:textId="77777777">
        <w:tc>
          <w:tcPr>
            <w:tcW w:w="2425" w:type="dxa"/>
            <w:tcMar/>
            <w:hideMark/>
          </w:tcPr>
          <w:p w:rsidRPr="000F7C51" w:rsidR="00646557" w:rsidP="0097374F" w:rsidRDefault="00646557" w14:paraId="57F08825"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Yes</w:t>
            </w:r>
          </w:p>
        </w:tc>
        <w:tc>
          <w:tcPr>
            <w:tcW w:w="2880" w:type="dxa"/>
            <w:tcMar/>
            <w:hideMark/>
          </w:tcPr>
          <w:p w:rsidRPr="000F7C51" w:rsidR="00646557" w:rsidP="000F330A" w:rsidRDefault="00646557" w14:paraId="41A3E8B4"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47</w:t>
            </w:r>
          </w:p>
        </w:tc>
        <w:tc>
          <w:tcPr>
            <w:tcW w:w="4140" w:type="dxa"/>
            <w:tcMar/>
            <w:hideMark/>
          </w:tcPr>
          <w:p w:rsidRPr="000F7C51" w:rsidR="00646557" w:rsidP="000F330A" w:rsidRDefault="00646557" w14:paraId="4823257F"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47.0</w:t>
            </w:r>
          </w:p>
        </w:tc>
      </w:tr>
      <w:tr w:rsidRPr="000F7C51" w:rsidR="00646557" w:rsidTr="77C746C6" w14:paraId="29AF4CCF" w14:textId="77777777">
        <w:tc>
          <w:tcPr>
            <w:tcW w:w="2425" w:type="dxa"/>
            <w:tcMar/>
            <w:hideMark/>
          </w:tcPr>
          <w:p w:rsidRPr="000F7C51" w:rsidR="00646557" w:rsidP="0097374F" w:rsidRDefault="00646557" w14:paraId="60332838"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No</w:t>
            </w:r>
          </w:p>
        </w:tc>
        <w:tc>
          <w:tcPr>
            <w:tcW w:w="2880" w:type="dxa"/>
            <w:tcMar/>
            <w:hideMark/>
          </w:tcPr>
          <w:p w:rsidRPr="000F7C51" w:rsidR="00646557" w:rsidP="000F330A" w:rsidRDefault="00646557" w14:paraId="259AC789"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53</w:t>
            </w:r>
          </w:p>
        </w:tc>
        <w:tc>
          <w:tcPr>
            <w:tcW w:w="4140" w:type="dxa"/>
            <w:tcMar/>
            <w:hideMark/>
          </w:tcPr>
          <w:p w:rsidRPr="000F7C51" w:rsidR="00646557" w:rsidP="000F330A" w:rsidRDefault="00646557" w14:paraId="3DE5886B"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53.0</w:t>
            </w:r>
          </w:p>
        </w:tc>
      </w:tr>
      <w:tr w:rsidRPr="000F7C51" w:rsidR="00646557" w:rsidTr="77C746C6" w14:paraId="2AD7159E" w14:textId="77777777">
        <w:tc>
          <w:tcPr>
            <w:tcW w:w="2425" w:type="dxa"/>
            <w:tcMar/>
            <w:hideMark/>
          </w:tcPr>
          <w:p w:rsidRPr="000F7C51" w:rsidR="00646557" w:rsidP="0097374F" w:rsidRDefault="00646557" w14:paraId="4522762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Total</w:t>
            </w:r>
          </w:p>
        </w:tc>
        <w:tc>
          <w:tcPr>
            <w:tcW w:w="2880" w:type="dxa"/>
            <w:tcMar/>
            <w:hideMark/>
          </w:tcPr>
          <w:p w:rsidRPr="000F7C51" w:rsidR="00646557" w:rsidP="000F330A" w:rsidRDefault="00646557" w14:paraId="561C28B6"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100</w:t>
            </w:r>
          </w:p>
        </w:tc>
        <w:tc>
          <w:tcPr>
            <w:tcW w:w="4140" w:type="dxa"/>
            <w:tcMar/>
            <w:hideMark/>
          </w:tcPr>
          <w:p w:rsidRPr="000F7C51" w:rsidR="00646557" w:rsidP="000F330A" w:rsidRDefault="00646557" w14:paraId="1152A6D6"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100.0</w:t>
            </w:r>
          </w:p>
        </w:tc>
      </w:tr>
    </w:tbl>
    <w:p w:rsidRPr="000F7C51" w:rsidR="00AC67B3" w:rsidP="6D98F928" w:rsidRDefault="00AC67B3" w14:paraId="51C6F1E5" w14:textId="77777777">
      <w:pPr>
        <w:spacing w:line="480" w:lineRule="auto"/>
        <w:rPr>
          <w:rFonts w:ascii="Times New Roman" w:hAnsi="Times New Roman" w:cs="Times New Roman"/>
          <w:lang w:val="en-US"/>
        </w:rPr>
      </w:pPr>
    </w:p>
    <w:p w:rsidRPr="005E45EA" w:rsidR="005E45EA" w:rsidP="005E45EA" w:rsidRDefault="005E45EA" w14:paraId="7F0A5988" w14:textId="77777777">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rsidRPr="005E45EA" w:rsidR="005E45EA" w:rsidP="005E45EA" w:rsidRDefault="005E45EA" w14:paraId="6693EA18" w14:textId="08B97220">
      <w:pPr>
        <w:spacing w:line="480" w:lineRule="auto"/>
        <w:ind w:firstLine="720"/>
        <w:rPr>
          <w:rFonts w:ascii="Times New Roman" w:hAnsi="Times New Roman" w:cs="Times New Roman"/>
          <w:lang w:val="en-US"/>
        </w:rPr>
      </w:pPr>
      <w:r w:rsidRPr="005E45EA">
        <w:rPr>
          <w:rFonts w:ascii="Times New Roman" w:hAnsi="Times New Roman" w:cs="Times New Roman"/>
          <w:lang w:val="en-US"/>
        </w:rPr>
        <w:t xml:space="preserve">Slightly less than half (47%) of the respondents are aware that the library provides access to e-books through the </w:t>
      </w:r>
      <w:r w:rsidR="00D36209">
        <w:rPr>
          <w:rFonts w:ascii="Times New Roman" w:hAnsi="Times New Roman" w:cs="Times New Roman"/>
          <w:lang w:val="en-US"/>
        </w:rPr>
        <w:t>e-book</w:t>
      </w:r>
      <w:r w:rsidRPr="005E45EA">
        <w:rPr>
          <w:rFonts w:ascii="Times New Roman" w:hAnsi="Times New Roman" w:cs="Times New Roman"/>
          <w:lang w:val="en-US"/>
        </w:rPr>
        <w:t xml:space="preserve"> system. This relatively low awareness level is a major concern, as students cannot utilize a resource they do not know exists. This finding confirms the initial observation that prompted this study and highlights the need for stronger promotional efforts by the library.</w:t>
      </w:r>
    </w:p>
    <w:p w:rsidRPr="000F7C51" w:rsidR="00124883" w:rsidP="0097374F" w:rsidRDefault="60F0C88F" w14:paraId="4A31E91B" w14:textId="65525332">
      <w:pPr>
        <w:spacing w:line="480" w:lineRule="auto"/>
        <w:rPr>
          <w:rFonts w:ascii="Times New Roman" w:hAnsi="Times New Roman" w:cs="Times New Roman"/>
        </w:rPr>
      </w:pPr>
      <w:r w:rsidRPr="000F7C51">
        <w:rPr>
          <w:rFonts w:ascii="Times New Roman" w:hAnsi="Times New Roman" w:cs="Times New Roman"/>
          <w:b/>
          <w:bCs/>
          <w:lang w:val="en-US"/>
        </w:rPr>
        <w:t>3.3 Frequency and Purposes of Usage</w:t>
      </w:r>
    </w:p>
    <w:p w:rsidRPr="000F7C51" w:rsidR="775D0FFB" w:rsidP="000F330A" w:rsidRDefault="775D0FFB" w14:paraId="7C5B44AC" w14:textId="5AFD2C2F">
      <w:pPr>
        <w:spacing w:before="240" w:after="240"/>
        <w:jc w:val="center"/>
        <w:rPr>
          <w:rFonts w:ascii="Times New Roman" w:hAnsi="Times New Roman" w:cs="Times New Roman"/>
          <w:b/>
          <w:bCs/>
        </w:rPr>
      </w:pPr>
      <w:r w:rsidRPr="000F7C51">
        <w:rPr>
          <w:rFonts w:ascii="Times New Roman" w:hAnsi="Times New Roman" w:eastAsia="Times New Roman" w:cs="Times New Roman"/>
          <w:b/>
          <w:bCs/>
          <w:lang w:val="en-US"/>
        </w:rPr>
        <w:t>Table 5. How Did You First Learn About the E-Book System? (Multiple Responses Allowed)</w:t>
      </w:r>
    </w:p>
    <w:tbl>
      <w:tblPr>
        <w:tblW w:w="9769" w:type="dxa"/>
        <w:tblBorders>
          <w:top w:val="none" w:color="000000" w:themeColor="text1" w:sz="12" w:space="0"/>
          <w:left w:val="none" w:color="000000" w:themeColor="text1" w:sz="12" w:space="0"/>
          <w:bottom w:val="none" w:color="000000" w:themeColor="text1" w:sz="12" w:space="0"/>
          <w:right w:val="non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277"/>
        <w:gridCol w:w="3104"/>
        <w:gridCol w:w="3388"/>
      </w:tblGrid>
      <w:tr w:rsidRPr="000F7C51" w:rsidR="404AF072" w:rsidTr="77C746C6" w14:paraId="5586A31D" w14:textId="77777777">
        <w:trPr>
          <w:trHeight w:val="465"/>
        </w:trPr>
        <w:tc>
          <w:tcPr>
            <w:tcW w:w="3277" w:type="dxa"/>
            <w:tcMar/>
            <w:vAlign w:val="center"/>
          </w:tcPr>
          <w:p w:rsidRPr="000F7C51" w:rsidR="404AF072" w:rsidP="404AF072" w:rsidRDefault="404AF072" w14:paraId="0AE6DFA8" w14:textId="584ED3C3">
            <w:pPr>
              <w:spacing w:after="0"/>
              <w:jc w:val="center"/>
              <w:rPr>
                <w:rFonts w:ascii="Times New Roman" w:hAnsi="Times New Roman" w:cs="Times New Roman"/>
              </w:rPr>
            </w:pPr>
            <w:r w:rsidRPr="000F7C51">
              <w:rPr>
                <w:rFonts w:ascii="Times New Roman" w:hAnsi="Times New Roman" w:cs="Times New Roman"/>
                <w:b/>
                <w:bCs/>
              </w:rPr>
              <w:t>Source</w:t>
            </w:r>
          </w:p>
        </w:tc>
        <w:tc>
          <w:tcPr>
            <w:tcW w:w="3104" w:type="dxa"/>
            <w:tcMar/>
            <w:vAlign w:val="center"/>
          </w:tcPr>
          <w:p w:rsidRPr="000F7C51" w:rsidR="404AF072" w:rsidP="404AF072" w:rsidRDefault="404AF072" w14:paraId="1E57D028" w14:textId="49EEAF0D">
            <w:pPr>
              <w:spacing w:after="0"/>
              <w:jc w:val="center"/>
              <w:rPr>
                <w:rFonts w:ascii="Times New Roman" w:hAnsi="Times New Roman" w:cs="Times New Roman"/>
              </w:rPr>
            </w:pPr>
            <w:r w:rsidRPr="000F7C51">
              <w:rPr>
                <w:rFonts w:ascii="Times New Roman" w:hAnsi="Times New Roman" w:cs="Times New Roman"/>
                <w:b/>
                <w:bCs/>
              </w:rPr>
              <w:t>Frequency</w:t>
            </w:r>
          </w:p>
        </w:tc>
        <w:tc>
          <w:tcPr>
            <w:tcW w:w="3388" w:type="dxa"/>
            <w:tcMar/>
            <w:vAlign w:val="center"/>
          </w:tcPr>
          <w:p w:rsidRPr="000F7C51" w:rsidR="404AF072" w:rsidP="404AF072" w:rsidRDefault="404AF072" w14:paraId="75FB02B8" w14:textId="2B63E3F5">
            <w:pPr>
              <w:spacing w:after="0"/>
              <w:jc w:val="center"/>
              <w:rPr>
                <w:rFonts w:ascii="Times New Roman" w:hAnsi="Times New Roman" w:cs="Times New Roman"/>
              </w:rPr>
            </w:pPr>
            <w:r w:rsidRPr="000F7C51">
              <w:rPr>
                <w:rFonts w:ascii="Times New Roman" w:hAnsi="Times New Roman" w:cs="Times New Roman"/>
                <w:b/>
                <w:bCs/>
              </w:rPr>
              <w:t>Percentage (%)</w:t>
            </w:r>
          </w:p>
        </w:tc>
      </w:tr>
      <w:tr w:rsidRPr="000F7C51" w:rsidR="404AF072" w:rsidTr="77C746C6" w14:paraId="0CABBFF8" w14:textId="77777777">
        <w:trPr>
          <w:trHeight w:val="465"/>
        </w:trPr>
        <w:tc>
          <w:tcPr>
            <w:tcW w:w="3277" w:type="dxa"/>
            <w:tcMar/>
            <w:vAlign w:val="center"/>
          </w:tcPr>
          <w:p w:rsidRPr="000F7C51" w:rsidR="404AF072" w:rsidP="404AF072" w:rsidRDefault="404AF072" w14:paraId="60370C24" w14:textId="1384DD0D">
            <w:pPr>
              <w:spacing w:after="0"/>
              <w:rPr>
                <w:rFonts w:ascii="Times New Roman" w:hAnsi="Times New Roman" w:cs="Times New Roman"/>
              </w:rPr>
            </w:pPr>
            <w:r w:rsidRPr="000F7C51">
              <w:rPr>
                <w:rFonts w:ascii="Times New Roman" w:hAnsi="Times New Roman" w:cs="Times New Roman"/>
              </w:rPr>
              <w:t>From teachers or professors</w:t>
            </w:r>
          </w:p>
        </w:tc>
        <w:tc>
          <w:tcPr>
            <w:tcW w:w="3104" w:type="dxa"/>
            <w:tcMar/>
            <w:vAlign w:val="center"/>
          </w:tcPr>
          <w:p w:rsidRPr="000F7C51" w:rsidR="404AF072" w:rsidP="000F330A" w:rsidRDefault="404AF072" w14:paraId="7F3BE394" w14:textId="31EA9DBF">
            <w:pPr>
              <w:spacing w:after="0"/>
              <w:jc w:val="center"/>
              <w:rPr>
                <w:rFonts w:ascii="Times New Roman" w:hAnsi="Times New Roman" w:cs="Times New Roman"/>
              </w:rPr>
            </w:pPr>
            <w:r w:rsidRPr="000F7C51">
              <w:rPr>
                <w:rFonts w:ascii="Times New Roman" w:hAnsi="Times New Roman" w:cs="Times New Roman"/>
              </w:rPr>
              <w:t>23</w:t>
            </w:r>
          </w:p>
        </w:tc>
        <w:tc>
          <w:tcPr>
            <w:tcW w:w="3388" w:type="dxa"/>
            <w:tcMar/>
            <w:vAlign w:val="center"/>
          </w:tcPr>
          <w:p w:rsidRPr="000F7C51" w:rsidR="404AF072" w:rsidP="000F330A" w:rsidRDefault="404AF072" w14:paraId="282A5939" w14:textId="560C2E0F">
            <w:pPr>
              <w:spacing w:after="0"/>
              <w:jc w:val="center"/>
              <w:rPr>
                <w:rFonts w:ascii="Times New Roman" w:hAnsi="Times New Roman" w:cs="Times New Roman"/>
              </w:rPr>
            </w:pPr>
            <w:r w:rsidRPr="000F7C51">
              <w:rPr>
                <w:rFonts w:ascii="Times New Roman" w:hAnsi="Times New Roman" w:cs="Times New Roman"/>
              </w:rPr>
              <w:t>34.8</w:t>
            </w:r>
          </w:p>
        </w:tc>
      </w:tr>
      <w:tr w:rsidRPr="000F7C51" w:rsidR="404AF072" w:rsidTr="77C746C6" w14:paraId="216B40FC" w14:textId="77777777">
        <w:trPr>
          <w:trHeight w:val="465"/>
        </w:trPr>
        <w:tc>
          <w:tcPr>
            <w:tcW w:w="3277" w:type="dxa"/>
            <w:tcMar/>
            <w:vAlign w:val="center"/>
          </w:tcPr>
          <w:p w:rsidRPr="000F7C51" w:rsidR="404AF072" w:rsidP="404AF072" w:rsidRDefault="404AF072" w14:paraId="11445E24" w14:textId="2A5CA76B">
            <w:pPr>
              <w:spacing w:after="0"/>
              <w:rPr>
                <w:rFonts w:ascii="Times New Roman" w:hAnsi="Times New Roman" w:cs="Times New Roman"/>
              </w:rPr>
            </w:pPr>
            <w:r w:rsidRPr="000F7C51">
              <w:rPr>
                <w:rFonts w:ascii="Times New Roman" w:hAnsi="Times New Roman" w:cs="Times New Roman"/>
              </w:rPr>
              <w:t>From friends or classmates</w:t>
            </w:r>
          </w:p>
        </w:tc>
        <w:tc>
          <w:tcPr>
            <w:tcW w:w="3104" w:type="dxa"/>
            <w:tcMar/>
            <w:vAlign w:val="center"/>
          </w:tcPr>
          <w:p w:rsidRPr="000F7C51" w:rsidR="404AF072" w:rsidP="000F330A" w:rsidRDefault="404AF072" w14:paraId="201C6EFF" w14:textId="79624391">
            <w:pPr>
              <w:spacing w:after="0"/>
              <w:jc w:val="center"/>
              <w:rPr>
                <w:rFonts w:ascii="Times New Roman" w:hAnsi="Times New Roman" w:cs="Times New Roman"/>
              </w:rPr>
            </w:pPr>
            <w:r w:rsidRPr="000F7C51">
              <w:rPr>
                <w:rFonts w:ascii="Times New Roman" w:hAnsi="Times New Roman" w:cs="Times New Roman"/>
              </w:rPr>
              <w:t>23</w:t>
            </w:r>
          </w:p>
        </w:tc>
        <w:tc>
          <w:tcPr>
            <w:tcW w:w="3388" w:type="dxa"/>
            <w:tcMar/>
            <w:vAlign w:val="center"/>
          </w:tcPr>
          <w:p w:rsidRPr="000F7C51" w:rsidR="404AF072" w:rsidP="000F330A" w:rsidRDefault="404AF072" w14:paraId="15C7F57D" w14:textId="4F5E6C36">
            <w:pPr>
              <w:spacing w:after="0"/>
              <w:jc w:val="center"/>
              <w:rPr>
                <w:rFonts w:ascii="Times New Roman" w:hAnsi="Times New Roman" w:cs="Times New Roman"/>
              </w:rPr>
            </w:pPr>
            <w:r w:rsidRPr="000F7C51">
              <w:rPr>
                <w:rFonts w:ascii="Times New Roman" w:hAnsi="Times New Roman" w:cs="Times New Roman"/>
              </w:rPr>
              <w:t>34.8</w:t>
            </w:r>
          </w:p>
        </w:tc>
      </w:tr>
      <w:tr w:rsidRPr="000F7C51" w:rsidR="404AF072" w:rsidTr="77C746C6" w14:paraId="34F2BD42" w14:textId="77777777">
        <w:trPr>
          <w:trHeight w:val="465"/>
        </w:trPr>
        <w:tc>
          <w:tcPr>
            <w:tcW w:w="3277" w:type="dxa"/>
            <w:tcMar/>
            <w:vAlign w:val="center"/>
          </w:tcPr>
          <w:p w:rsidRPr="000F7C51" w:rsidR="404AF072" w:rsidP="404AF072" w:rsidRDefault="404AF072" w14:paraId="29DA4026" w14:textId="6E5C3E32">
            <w:pPr>
              <w:spacing w:after="0"/>
              <w:rPr>
                <w:rFonts w:ascii="Times New Roman" w:hAnsi="Times New Roman" w:cs="Times New Roman"/>
              </w:rPr>
            </w:pPr>
            <w:r w:rsidRPr="000F7C51">
              <w:rPr>
                <w:rFonts w:ascii="Times New Roman" w:hAnsi="Times New Roman" w:cs="Times New Roman"/>
              </w:rPr>
              <w:t>From library staff</w:t>
            </w:r>
          </w:p>
        </w:tc>
        <w:tc>
          <w:tcPr>
            <w:tcW w:w="3104" w:type="dxa"/>
            <w:tcMar/>
            <w:vAlign w:val="center"/>
          </w:tcPr>
          <w:p w:rsidRPr="000F7C51" w:rsidR="404AF072" w:rsidP="000F330A" w:rsidRDefault="404AF072" w14:paraId="6F17A767" w14:textId="49E658A4">
            <w:pPr>
              <w:spacing w:after="0"/>
              <w:jc w:val="center"/>
              <w:rPr>
                <w:rFonts w:ascii="Times New Roman" w:hAnsi="Times New Roman" w:cs="Times New Roman"/>
              </w:rPr>
            </w:pPr>
            <w:r w:rsidRPr="000F7C51">
              <w:rPr>
                <w:rFonts w:ascii="Times New Roman" w:hAnsi="Times New Roman" w:cs="Times New Roman"/>
              </w:rPr>
              <w:t>18</w:t>
            </w:r>
          </w:p>
        </w:tc>
        <w:tc>
          <w:tcPr>
            <w:tcW w:w="3388" w:type="dxa"/>
            <w:tcMar/>
            <w:vAlign w:val="center"/>
          </w:tcPr>
          <w:p w:rsidRPr="000F7C51" w:rsidR="404AF072" w:rsidP="000F330A" w:rsidRDefault="404AF072" w14:paraId="6018059C" w14:textId="504FF052">
            <w:pPr>
              <w:spacing w:after="0"/>
              <w:jc w:val="center"/>
              <w:rPr>
                <w:rFonts w:ascii="Times New Roman" w:hAnsi="Times New Roman" w:cs="Times New Roman"/>
              </w:rPr>
            </w:pPr>
            <w:r w:rsidRPr="000F7C51">
              <w:rPr>
                <w:rFonts w:ascii="Times New Roman" w:hAnsi="Times New Roman" w:cs="Times New Roman"/>
              </w:rPr>
              <w:t>27.3</w:t>
            </w:r>
          </w:p>
        </w:tc>
      </w:tr>
      <w:tr w:rsidRPr="000F7C51" w:rsidR="404AF072" w:rsidTr="77C746C6" w14:paraId="59727E64" w14:textId="77777777">
        <w:trPr>
          <w:trHeight w:val="465"/>
        </w:trPr>
        <w:tc>
          <w:tcPr>
            <w:tcW w:w="3277" w:type="dxa"/>
            <w:tcMar/>
            <w:vAlign w:val="center"/>
          </w:tcPr>
          <w:p w:rsidRPr="000F7C51" w:rsidR="404AF072" w:rsidP="404AF072" w:rsidRDefault="404AF072" w14:paraId="3A1B4146" w14:textId="1DF71F50">
            <w:pPr>
              <w:spacing w:after="0"/>
              <w:rPr>
                <w:rFonts w:ascii="Times New Roman" w:hAnsi="Times New Roman" w:cs="Times New Roman"/>
              </w:rPr>
            </w:pPr>
            <w:r w:rsidRPr="000F7C51">
              <w:rPr>
                <w:rFonts w:ascii="Times New Roman" w:hAnsi="Times New Roman" w:cs="Times New Roman"/>
              </w:rPr>
              <w:t>Through school website or social media</w:t>
            </w:r>
          </w:p>
        </w:tc>
        <w:tc>
          <w:tcPr>
            <w:tcW w:w="3104" w:type="dxa"/>
            <w:tcMar/>
            <w:vAlign w:val="center"/>
          </w:tcPr>
          <w:p w:rsidRPr="000F7C51" w:rsidR="404AF072" w:rsidP="000F330A" w:rsidRDefault="404AF072" w14:paraId="17C45867" w14:textId="1324C466">
            <w:pPr>
              <w:spacing w:after="0"/>
              <w:jc w:val="center"/>
              <w:rPr>
                <w:rFonts w:ascii="Times New Roman" w:hAnsi="Times New Roman" w:cs="Times New Roman"/>
              </w:rPr>
            </w:pPr>
            <w:r w:rsidRPr="000F7C51">
              <w:rPr>
                <w:rFonts w:ascii="Times New Roman" w:hAnsi="Times New Roman" w:cs="Times New Roman"/>
              </w:rPr>
              <w:t>12</w:t>
            </w:r>
          </w:p>
        </w:tc>
        <w:tc>
          <w:tcPr>
            <w:tcW w:w="3388" w:type="dxa"/>
            <w:tcMar/>
            <w:vAlign w:val="center"/>
          </w:tcPr>
          <w:p w:rsidRPr="000F7C51" w:rsidR="404AF072" w:rsidP="000F330A" w:rsidRDefault="404AF072" w14:paraId="3D78E351" w14:textId="196B3465">
            <w:pPr>
              <w:spacing w:after="0"/>
              <w:jc w:val="center"/>
              <w:rPr>
                <w:rFonts w:ascii="Times New Roman" w:hAnsi="Times New Roman" w:cs="Times New Roman"/>
              </w:rPr>
            </w:pPr>
            <w:r w:rsidRPr="000F7C51">
              <w:rPr>
                <w:rFonts w:ascii="Times New Roman" w:hAnsi="Times New Roman" w:cs="Times New Roman"/>
              </w:rPr>
              <w:t>18.2</w:t>
            </w:r>
          </w:p>
        </w:tc>
      </w:tr>
      <w:tr w:rsidRPr="000F7C51" w:rsidR="404AF072" w:rsidTr="77C746C6" w14:paraId="585E9852" w14:textId="77777777">
        <w:trPr>
          <w:trHeight w:val="465"/>
        </w:trPr>
        <w:tc>
          <w:tcPr>
            <w:tcW w:w="3277" w:type="dxa"/>
            <w:tcMar/>
            <w:vAlign w:val="center"/>
          </w:tcPr>
          <w:p w:rsidRPr="000F7C51" w:rsidR="404AF072" w:rsidP="404AF072" w:rsidRDefault="404AF072" w14:paraId="1997DE65" w14:textId="7CE33222">
            <w:pPr>
              <w:spacing w:after="0"/>
              <w:rPr>
                <w:rFonts w:ascii="Times New Roman" w:hAnsi="Times New Roman" w:cs="Times New Roman"/>
              </w:rPr>
            </w:pPr>
            <w:r w:rsidRPr="000F7C51">
              <w:rPr>
                <w:rFonts w:ascii="Times New Roman" w:hAnsi="Times New Roman" w:cs="Times New Roman"/>
              </w:rPr>
              <w:t>Others / N/A</w:t>
            </w:r>
          </w:p>
        </w:tc>
        <w:tc>
          <w:tcPr>
            <w:tcW w:w="3104" w:type="dxa"/>
            <w:tcMar/>
            <w:vAlign w:val="center"/>
          </w:tcPr>
          <w:p w:rsidRPr="000F7C51" w:rsidR="404AF072" w:rsidP="000F330A" w:rsidRDefault="404AF072" w14:paraId="12681B73" w14:textId="27A21CEC">
            <w:pPr>
              <w:spacing w:after="0"/>
              <w:jc w:val="center"/>
              <w:rPr>
                <w:rFonts w:ascii="Times New Roman" w:hAnsi="Times New Roman" w:cs="Times New Roman"/>
              </w:rPr>
            </w:pPr>
            <w:r w:rsidRPr="000F7C51">
              <w:rPr>
                <w:rFonts w:ascii="Times New Roman" w:hAnsi="Times New Roman" w:cs="Times New Roman"/>
              </w:rPr>
              <w:t>8</w:t>
            </w:r>
          </w:p>
        </w:tc>
        <w:tc>
          <w:tcPr>
            <w:tcW w:w="3388" w:type="dxa"/>
            <w:tcMar/>
            <w:vAlign w:val="center"/>
          </w:tcPr>
          <w:p w:rsidRPr="000F7C51" w:rsidR="404AF072" w:rsidP="000F330A" w:rsidRDefault="404AF072" w14:paraId="1329B244" w14:textId="0814B41C">
            <w:pPr>
              <w:spacing w:after="0"/>
              <w:jc w:val="center"/>
              <w:rPr>
                <w:rFonts w:ascii="Times New Roman" w:hAnsi="Times New Roman" w:cs="Times New Roman"/>
              </w:rPr>
            </w:pPr>
            <w:r w:rsidRPr="000F7C51">
              <w:rPr>
                <w:rFonts w:ascii="Times New Roman" w:hAnsi="Times New Roman" w:cs="Times New Roman"/>
              </w:rPr>
              <w:t>12.1</w:t>
            </w:r>
          </w:p>
        </w:tc>
      </w:tr>
      <w:tr w:rsidRPr="000F7C51" w:rsidR="404AF072" w:rsidTr="77C746C6" w14:paraId="53CC5896" w14:textId="77777777">
        <w:trPr>
          <w:trHeight w:val="465"/>
        </w:trPr>
        <w:tc>
          <w:tcPr>
            <w:tcW w:w="3277" w:type="dxa"/>
            <w:tcMar/>
            <w:vAlign w:val="center"/>
          </w:tcPr>
          <w:p w:rsidRPr="000F7C51" w:rsidR="404AF072" w:rsidP="404AF072" w:rsidRDefault="404AF072" w14:paraId="7692CD46" w14:textId="100D3713">
            <w:pPr>
              <w:spacing w:after="0"/>
              <w:rPr>
                <w:rFonts w:ascii="Times New Roman" w:hAnsi="Times New Roman" w:cs="Times New Roman"/>
              </w:rPr>
            </w:pPr>
            <w:r w:rsidRPr="000F7C51">
              <w:rPr>
                <w:rFonts w:ascii="Times New Roman" w:hAnsi="Times New Roman" w:cs="Times New Roman"/>
                <w:b/>
                <w:bCs/>
              </w:rPr>
              <w:t>Total Responses</w:t>
            </w:r>
          </w:p>
        </w:tc>
        <w:tc>
          <w:tcPr>
            <w:tcW w:w="3104" w:type="dxa"/>
            <w:tcMar/>
            <w:vAlign w:val="center"/>
          </w:tcPr>
          <w:p w:rsidRPr="000F7C51" w:rsidR="404AF072" w:rsidP="000F330A" w:rsidRDefault="404AF072" w14:paraId="3DF8E6C8" w14:textId="06AD1C21">
            <w:pPr>
              <w:spacing w:after="0"/>
              <w:jc w:val="center"/>
              <w:rPr>
                <w:rFonts w:ascii="Times New Roman" w:hAnsi="Times New Roman" w:cs="Times New Roman"/>
              </w:rPr>
            </w:pPr>
            <w:r w:rsidRPr="000F7C51">
              <w:rPr>
                <w:rFonts w:ascii="Times New Roman" w:hAnsi="Times New Roman" w:cs="Times New Roman"/>
                <w:b/>
                <w:bCs/>
              </w:rPr>
              <w:t>84</w:t>
            </w:r>
          </w:p>
        </w:tc>
        <w:tc>
          <w:tcPr>
            <w:tcW w:w="3388" w:type="dxa"/>
            <w:tcMar/>
            <w:vAlign w:val="center"/>
          </w:tcPr>
          <w:p w:rsidRPr="000F7C51" w:rsidR="404AF072" w:rsidP="000F330A" w:rsidRDefault="404AF072" w14:paraId="380E6399" w14:textId="699326BD">
            <w:pPr>
              <w:spacing w:after="0"/>
              <w:jc w:val="center"/>
              <w:rPr>
                <w:rFonts w:ascii="Times New Roman" w:hAnsi="Times New Roman" w:cs="Times New Roman"/>
              </w:rPr>
            </w:pPr>
            <w:r w:rsidRPr="000F7C51">
              <w:rPr>
                <w:rFonts w:ascii="Times New Roman" w:hAnsi="Times New Roman" w:cs="Times New Roman"/>
              </w:rPr>
              <w:t>-</w:t>
            </w:r>
          </w:p>
        </w:tc>
      </w:tr>
    </w:tbl>
    <w:p w:rsidRPr="005E45EA" w:rsidR="005E45EA" w:rsidP="00B2320B" w:rsidRDefault="005E45EA" w14:paraId="35626647" w14:textId="3E9495F9">
      <w:pPr>
        <w:spacing w:before="240" w:after="240" w:line="480" w:lineRule="auto"/>
        <w:rPr>
          <w:rFonts w:ascii="Times New Roman" w:hAnsi="Times New Roman" w:eastAsia="Calibri" w:cs="Times New Roman"/>
          <w:b/>
          <w:bCs/>
        </w:rPr>
      </w:pPr>
      <w:r w:rsidRPr="005E45EA">
        <w:rPr>
          <w:rFonts w:ascii="Times New Roman" w:hAnsi="Times New Roman" w:eastAsia="Calibri" w:cs="Times New Roman"/>
          <w:b/>
          <w:bCs/>
        </w:rPr>
        <w:t>Discussion</w:t>
      </w:r>
    </w:p>
    <w:p w:rsidRPr="00943E53" w:rsidR="005E45EA" w:rsidP="00943E53" w:rsidRDefault="0ACB98F5" w14:paraId="703FBCDF" w14:textId="32BB3D5C">
      <w:pPr>
        <w:spacing w:before="240" w:after="240" w:line="480" w:lineRule="auto"/>
        <w:ind w:firstLine="720"/>
        <w:rPr>
          <w:rFonts w:ascii="Times New Roman" w:hAnsi="Times New Roman" w:eastAsia="Calibri" w:cs="Times New Roman"/>
        </w:rPr>
      </w:pPr>
      <w:r w:rsidRPr="000F7C51">
        <w:rPr>
          <w:rFonts w:ascii="Times New Roman" w:hAnsi="Times New Roman" w:eastAsia="Calibri" w:cs="Times New Roman"/>
        </w:rPr>
        <w:t>Among those aware of the system, students learned about it mainly through teachers/professors and friends/classmates. This suggests that peer influence and faculty endorsement play a significant role in awareness.</w:t>
      </w:r>
    </w:p>
    <w:p w:rsidRPr="000F7C51" w:rsidR="003B4FA3" w:rsidP="000F330A" w:rsidRDefault="5E8E8D93" w14:paraId="4E787069" w14:textId="4D5BD99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 xml:space="preserve">Table </w:t>
      </w:r>
      <w:r w:rsidRPr="000F7C51" w:rsidR="1F2C06C8">
        <w:rPr>
          <w:rFonts w:ascii="Times New Roman" w:hAnsi="Times New Roman" w:cs="Times New Roman"/>
          <w:b/>
          <w:bCs/>
          <w:lang w:val="en-US"/>
        </w:rPr>
        <w:t>6</w:t>
      </w:r>
      <w:r w:rsidRPr="000F7C51">
        <w:rPr>
          <w:rFonts w:ascii="Times New Roman" w:hAnsi="Times New Roman" w:cs="Times New Roman"/>
          <w:b/>
          <w:bCs/>
          <w:lang w:val="en-US"/>
        </w:rPr>
        <w:t>. Frequency of E-Book System Usage</w:t>
      </w:r>
    </w:p>
    <w:tbl>
      <w:tblPr>
        <w:tblStyle w:val="TableGrid"/>
        <w:tblW w:w="9445"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875"/>
        <w:gridCol w:w="2970"/>
        <w:gridCol w:w="3600"/>
      </w:tblGrid>
      <w:tr w:rsidRPr="000F7C51" w:rsidR="003B4FA3" w:rsidTr="77C746C6" w14:paraId="0699B89A" w14:textId="77777777">
        <w:tc>
          <w:tcPr>
            <w:tcW w:w="2875" w:type="dxa"/>
            <w:tcMar/>
            <w:hideMark/>
          </w:tcPr>
          <w:p w:rsidRPr="000F7C51" w:rsidR="003B4FA3" w:rsidP="00AA3DF7" w:rsidRDefault="003B4FA3" w14:paraId="3D87F18C"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2970" w:type="dxa"/>
            <w:tcMar/>
            <w:hideMark/>
          </w:tcPr>
          <w:p w:rsidRPr="000F7C51" w:rsidR="003B4FA3" w:rsidP="00AA3DF7" w:rsidRDefault="003B4FA3" w14:paraId="234A51D1"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tcMar/>
            <w:hideMark/>
          </w:tcPr>
          <w:p w:rsidRPr="000F7C51" w:rsidR="003B4FA3" w:rsidP="00AA3DF7" w:rsidRDefault="003B4FA3" w14:paraId="75317D1D" w14:textId="2488B1C5">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3B4FA3" w:rsidTr="77C746C6" w14:paraId="09943230" w14:textId="77777777">
        <w:tc>
          <w:tcPr>
            <w:tcW w:w="2875" w:type="dxa"/>
            <w:tcMar/>
            <w:hideMark/>
          </w:tcPr>
          <w:p w:rsidRPr="000F7C51" w:rsidR="003B4FA3" w:rsidP="0097374F" w:rsidRDefault="003B4FA3" w14:paraId="524B912F" w14:textId="77777777">
            <w:pPr>
              <w:spacing w:line="480" w:lineRule="auto"/>
              <w:rPr>
                <w:rFonts w:ascii="Times New Roman" w:hAnsi="Times New Roman" w:cs="Times New Roman"/>
                <w:lang w:val="en-US"/>
              </w:rPr>
            </w:pPr>
            <w:r w:rsidRPr="000F7C51">
              <w:rPr>
                <w:rFonts w:ascii="Times New Roman" w:hAnsi="Times New Roman" w:cs="Times New Roman"/>
                <w:lang w:val="en-US"/>
              </w:rPr>
              <w:t>Never</w:t>
            </w:r>
          </w:p>
        </w:tc>
        <w:tc>
          <w:tcPr>
            <w:tcW w:w="2970" w:type="dxa"/>
            <w:tcMar/>
            <w:hideMark/>
          </w:tcPr>
          <w:p w:rsidRPr="000F7C51" w:rsidR="003B4FA3" w:rsidP="000F330A" w:rsidRDefault="003B4FA3" w14:paraId="380D9C7B"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86</w:t>
            </w:r>
          </w:p>
        </w:tc>
        <w:tc>
          <w:tcPr>
            <w:tcW w:w="3600" w:type="dxa"/>
            <w:tcMar/>
            <w:hideMark/>
          </w:tcPr>
          <w:p w:rsidRPr="000F7C51" w:rsidR="003B4FA3" w:rsidP="000F330A" w:rsidRDefault="003B4FA3" w14:paraId="7D38DD71" w14:textId="67F0EFCD">
            <w:pPr>
              <w:spacing w:line="480" w:lineRule="auto"/>
              <w:jc w:val="center"/>
              <w:rPr>
                <w:rFonts w:ascii="Times New Roman" w:hAnsi="Times New Roman" w:cs="Times New Roman"/>
                <w:lang w:val="en-US"/>
              </w:rPr>
            </w:pPr>
            <w:r w:rsidRPr="000F7C51">
              <w:rPr>
                <w:rFonts w:ascii="Times New Roman" w:hAnsi="Times New Roman" w:cs="Times New Roman"/>
                <w:lang w:val="en-US"/>
              </w:rPr>
              <w:t>86.0</w:t>
            </w:r>
          </w:p>
        </w:tc>
      </w:tr>
      <w:tr w:rsidRPr="000F7C51" w:rsidR="003B4FA3" w:rsidTr="77C746C6" w14:paraId="434CDE48" w14:textId="77777777">
        <w:tc>
          <w:tcPr>
            <w:tcW w:w="2875" w:type="dxa"/>
            <w:tcMar/>
            <w:hideMark/>
          </w:tcPr>
          <w:p w:rsidRPr="000F7C51" w:rsidR="003B4FA3" w:rsidP="0097374F" w:rsidRDefault="003B4FA3" w14:paraId="155611EA" w14:textId="77777777">
            <w:pPr>
              <w:spacing w:line="480" w:lineRule="auto"/>
              <w:rPr>
                <w:rFonts w:ascii="Times New Roman" w:hAnsi="Times New Roman" w:cs="Times New Roman"/>
                <w:lang w:val="en-US"/>
              </w:rPr>
            </w:pPr>
            <w:r w:rsidRPr="000F7C51">
              <w:rPr>
                <w:rFonts w:ascii="Times New Roman" w:hAnsi="Times New Roman" w:cs="Times New Roman"/>
                <w:lang w:val="en-US"/>
              </w:rPr>
              <w:t>Rarely</w:t>
            </w:r>
          </w:p>
        </w:tc>
        <w:tc>
          <w:tcPr>
            <w:tcW w:w="2970" w:type="dxa"/>
            <w:tcMar/>
            <w:hideMark/>
          </w:tcPr>
          <w:p w:rsidRPr="000F7C51" w:rsidR="003B4FA3" w:rsidP="000F330A" w:rsidRDefault="003B4FA3" w14:paraId="21F9F382"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7</w:t>
            </w:r>
          </w:p>
        </w:tc>
        <w:tc>
          <w:tcPr>
            <w:tcW w:w="3600" w:type="dxa"/>
            <w:tcMar/>
            <w:hideMark/>
          </w:tcPr>
          <w:p w:rsidRPr="000F7C51" w:rsidR="003B4FA3" w:rsidP="000F330A" w:rsidRDefault="003B4FA3" w14:paraId="0CFF903B" w14:textId="1ADF6D41">
            <w:pPr>
              <w:spacing w:line="480" w:lineRule="auto"/>
              <w:jc w:val="center"/>
              <w:rPr>
                <w:rFonts w:ascii="Times New Roman" w:hAnsi="Times New Roman" w:cs="Times New Roman"/>
                <w:lang w:val="en-US"/>
              </w:rPr>
            </w:pPr>
            <w:r w:rsidRPr="000F7C51">
              <w:rPr>
                <w:rFonts w:ascii="Times New Roman" w:hAnsi="Times New Roman" w:cs="Times New Roman"/>
                <w:lang w:val="en-US"/>
              </w:rPr>
              <w:t>7.0</w:t>
            </w:r>
          </w:p>
        </w:tc>
      </w:tr>
      <w:tr w:rsidRPr="000F7C51" w:rsidR="003B4FA3" w:rsidTr="77C746C6" w14:paraId="52126144" w14:textId="77777777">
        <w:tc>
          <w:tcPr>
            <w:tcW w:w="2875" w:type="dxa"/>
            <w:tcMar/>
            <w:hideMark/>
          </w:tcPr>
          <w:p w:rsidRPr="000F7C51" w:rsidR="003B4FA3" w:rsidP="0097374F" w:rsidRDefault="003B4FA3" w14:paraId="76F8487E" w14:textId="77777777">
            <w:pPr>
              <w:spacing w:line="480" w:lineRule="auto"/>
              <w:rPr>
                <w:rFonts w:ascii="Times New Roman" w:hAnsi="Times New Roman" w:cs="Times New Roman"/>
                <w:lang w:val="en-US"/>
              </w:rPr>
            </w:pPr>
            <w:r w:rsidRPr="000F7C51">
              <w:rPr>
                <w:rFonts w:ascii="Times New Roman" w:hAnsi="Times New Roman" w:cs="Times New Roman"/>
                <w:lang w:val="en-US"/>
              </w:rPr>
              <w:t>Sometimes</w:t>
            </w:r>
          </w:p>
        </w:tc>
        <w:tc>
          <w:tcPr>
            <w:tcW w:w="2970" w:type="dxa"/>
            <w:tcMar/>
            <w:hideMark/>
          </w:tcPr>
          <w:p w:rsidRPr="000F7C51" w:rsidR="003B4FA3" w:rsidP="000F330A" w:rsidRDefault="003B4FA3" w14:paraId="2E020FE6"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5</w:t>
            </w:r>
          </w:p>
        </w:tc>
        <w:tc>
          <w:tcPr>
            <w:tcW w:w="3600" w:type="dxa"/>
            <w:tcMar/>
            <w:hideMark/>
          </w:tcPr>
          <w:p w:rsidRPr="000F7C51" w:rsidR="003B4FA3" w:rsidP="000F330A" w:rsidRDefault="003B4FA3" w14:paraId="2028A36D"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5.0</w:t>
            </w:r>
          </w:p>
        </w:tc>
      </w:tr>
      <w:tr w:rsidRPr="000F7C51" w:rsidR="003B4FA3" w:rsidTr="77C746C6" w14:paraId="4536F3AD" w14:textId="77777777">
        <w:tc>
          <w:tcPr>
            <w:tcW w:w="2875" w:type="dxa"/>
            <w:tcMar/>
            <w:hideMark/>
          </w:tcPr>
          <w:p w:rsidRPr="000F7C51" w:rsidR="003B4FA3" w:rsidP="0097374F" w:rsidRDefault="003B4FA3" w14:paraId="262A5149" w14:textId="77777777">
            <w:pPr>
              <w:spacing w:line="480" w:lineRule="auto"/>
              <w:rPr>
                <w:rFonts w:ascii="Times New Roman" w:hAnsi="Times New Roman" w:cs="Times New Roman"/>
                <w:lang w:val="en-US"/>
              </w:rPr>
            </w:pPr>
            <w:r w:rsidRPr="000F7C51">
              <w:rPr>
                <w:rFonts w:ascii="Times New Roman" w:hAnsi="Times New Roman" w:cs="Times New Roman"/>
                <w:lang w:val="en-US"/>
              </w:rPr>
              <w:t>Often</w:t>
            </w:r>
          </w:p>
        </w:tc>
        <w:tc>
          <w:tcPr>
            <w:tcW w:w="2970" w:type="dxa"/>
            <w:tcMar/>
            <w:hideMark/>
          </w:tcPr>
          <w:p w:rsidRPr="000F7C51" w:rsidR="003B4FA3" w:rsidP="000F330A" w:rsidRDefault="003B4FA3" w14:paraId="407D205B"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2</w:t>
            </w:r>
          </w:p>
        </w:tc>
        <w:tc>
          <w:tcPr>
            <w:tcW w:w="3600" w:type="dxa"/>
            <w:tcMar/>
            <w:hideMark/>
          </w:tcPr>
          <w:p w:rsidRPr="000F7C51" w:rsidR="003B4FA3" w:rsidP="000F330A" w:rsidRDefault="003B4FA3" w14:paraId="1B4F1DCD"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2.0</w:t>
            </w:r>
          </w:p>
        </w:tc>
      </w:tr>
      <w:tr w:rsidRPr="000F7C51" w:rsidR="003B4FA3" w:rsidTr="77C746C6" w14:paraId="2DF1C0E3" w14:textId="77777777">
        <w:tc>
          <w:tcPr>
            <w:tcW w:w="2875" w:type="dxa"/>
            <w:tcMar/>
            <w:hideMark/>
          </w:tcPr>
          <w:p w:rsidRPr="000F7C51" w:rsidR="003B4FA3" w:rsidP="0097374F" w:rsidRDefault="003B4FA3" w14:paraId="682F0225" w14:textId="77777777">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970" w:type="dxa"/>
            <w:tcMar/>
            <w:hideMark/>
          </w:tcPr>
          <w:p w:rsidRPr="000F7C51" w:rsidR="003B4FA3" w:rsidP="000F330A" w:rsidRDefault="003B4FA3" w14:paraId="6E723E86"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w:t>
            </w:r>
          </w:p>
        </w:tc>
        <w:tc>
          <w:tcPr>
            <w:tcW w:w="3600" w:type="dxa"/>
            <w:tcMar/>
            <w:hideMark/>
          </w:tcPr>
          <w:p w:rsidRPr="000F7C51" w:rsidR="003B4FA3" w:rsidP="000F330A" w:rsidRDefault="003B4FA3" w14:paraId="2FD588E7"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100.0</w:t>
            </w:r>
          </w:p>
        </w:tc>
      </w:tr>
    </w:tbl>
    <w:p w:rsidR="77C746C6" w:rsidP="77C746C6" w:rsidRDefault="77C746C6" w14:paraId="14B51FA1" w14:textId="12EB7396">
      <w:pPr>
        <w:pStyle w:val="Normal"/>
        <w:spacing w:line="480" w:lineRule="auto"/>
        <w:rPr>
          <w:rFonts w:ascii="Times New Roman" w:hAnsi="Times New Roman" w:eastAsia="Times New Roman" w:cs="Times New Roman"/>
          <w:b w:val="1"/>
          <w:bCs w:val="1"/>
          <w:lang w:val="en-US"/>
        </w:rPr>
      </w:pPr>
    </w:p>
    <w:p w:rsidRPr="005E45EA" w:rsidR="005E45EA" w:rsidP="77C746C6" w:rsidRDefault="005E45EA" w14:paraId="175CCA96" w14:textId="1B036FFD">
      <w:pPr>
        <w:pStyle w:val="Normal"/>
        <w:spacing w:before="240" w:after="240" w:line="480" w:lineRule="auto"/>
        <w:rPr>
          <w:rFonts w:ascii="Times New Roman" w:hAnsi="Times New Roman" w:eastAsia="Times New Roman" w:cs="Times New Roman"/>
          <w:b w:val="1"/>
          <w:bCs w:val="1"/>
          <w:lang w:val="en-US"/>
        </w:rPr>
      </w:pPr>
      <w:r w:rsidRPr="77C746C6" w:rsidR="1A7C2BEA">
        <w:rPr>
          <w:rFonts w:ascii="Times New Roman" w:hAnsi="Times New Roman" w:eastAsia="Times New Roman" w:cs="Times New Roman"/>
          <w:b w:val="1"/>
          <w:bCs w:val="1"/>
          <w:lang w:val="en-US"/>
        </w:rPr>
        <w:t xml:space="preserve">Discussion </w:t>
      </w:r>
    </w:p>
    <w:p w:rsidR="1A7C2BEA" w:rsidP="77C746C6" w:rsidRDefault="1A7C2BEA" w14:paraId="18E159C9" w14:textId="6C80912C">
      <w:pPr>
        <w:spacing w:before="240" w:after="240" w:line="480" w:lineRule="auto"/>
        <w:ind w:firstLine="720"/>
      </w:pPr>
      <w:r w:rsidRPr="77C746C6" w:rsidR="1A7C2BEA">
        <w:rPr>
          <w:rFonts w:ascii="Times New Roman" w:hAnsi="Times New Roman" w:eastAsia="Times New Roman" w:cs="Times New Roman"/>
          <w:lang w:val="en-US"/>
        </w:rPr>
        <w:t xml:space="preserve">The extremely high percentage of students who never used the e-book system (86.0%) clearly </w:t>
      </w:r>
      <w:r w:rsidRPr="77C746C6" w:rsidR="1A7C2BEA">
        <w:rPr>
          <w:rFonts w:ascii="Times New Roman" w:hAnsi="Times New Roman" w:eastAsia="Times New Roman" w:cs="Times New Roman"/>
          <w:lang w:val="en-US"/>
        </w:rPr>
        <w:t>demonstrates</w:t>
      </w:r>
      <w:r w:rsidRPr="77C746C6" w:rsidR="1A7C2BEA">
        <w:rPr>
          <w:rFonts w:ascii="Times New Roman" w:hAnsi="Times New Roman" w:eastAsia="Times New Roman" w:cs="Times New Roman"/>
          <w:lang w:val="en-US"/>
        </w:rPr>
        <w:t xml:space="preserve"> severe underutilization. This result </w:t>
      </w:r>
      <w:r w:rsidRPr="77C746C6" w:rsidR="1A7C2BEA">
        <w:rPr>
          <w:rFonts w:ascii="Times New Roman" w:hAnsi="Times New Roman" w:eastAsia="Times New Roman" w:cs="Times New Roman"/>
          <w:lang w:val="en-US"/>
        </w:rPr>
        <w:t>validates</w:t>
      </w:r>
      <w:r w:rsidRPr="77C746C6" w:rsidR="1A7C2BEA">
        <w:rPr>
          <w:rFonts w:ascii="Times New Roman" w:hAnsi="Times New Roman" w:eastAsia="Times New Roman" w:cs="Times New Roman"/>
          <w:lang w:val="en-US"/>
        </w:rPr>
        <w:t xml:space="preserve"> the problem statement of the study and shows a significant gap between the availability of the resource and its actual use by students.</w:t>
      </w:r>
    </w:p>
    <w:p w:rsidR="77C746C6" w:rsidP="77C746C6" w:rsidRDefault="77C746C6" w14:paraId="7D321E24" w14:textId="07EEAEC1">
      <w:pPr>
        <w:spacing w:before="240" w:after="240" w:line="480" w:lineRule="auto"/>
        <w:ind w:firstLine="720"/>
        <w:rPr>
          <w:rFonts w:ascii="Times New Roman" w:hAnsi="Times New Roman" w:eastAsia="Times New Roman" w:cs="Times New Roman"/>
          <w:lang w:val="en-US"/>
        </w:rPr>
      </w:pPr>
    </w:p>
    <w:p w:rsidRPr="00977201" w:rsidR="756BACDA" w:rsidP="000F330A" w:rsidRDefault="756BACDA" w14:paraId="2429ABBF" w14:textId="60CB8DE4">
      <w:pPr>
        <w:spacing w:before="240" w:after="240" w:line="480" w:lineRule="auto"/>
        <w:jc w:val="center"/>
        <w:rPr>
          <w:rFonts w:ascii="Times New Roman" w:hAnsi="Times New Roman" w:cs="Times New Roman"/>
          <w:b/>
          <w:bCs/>
        </w:rPr>
      </w:pPr>
      <w:r w:rsidRPr="00977201">
        <w:rPr>
          <w:rFonts w:ascii="Times New Roman" w:hAnsi="Times New Roman" w:eastAsia="Times New Roman" w:cs="Times New Roman"/>
          <w:b/>
          <w:bCs/>
          <w:lang w:val="en-US"/>
        </w:rPr>
        <w:t>Table 7. Purposes of Using the E-Book System (Multiple Responses Allowed)</w:t>
      </w:r>
    </w:p>
    <w:tbl>
      <w:tblPr>
        <w:tblW w:w="9435" w:type="dxa"/>
        <w:tblBorders>
          <w:top w:val="none" w:color="000000" w:themeColor="text1" w:sz="12" w:space="0"/>
          <w:left w:val="none" w:color="000000" w:themeColor="text1" w:sz="12" w:space="0"/>
          <w:bottom w:val="none" w:color="000000" w:themeColor="text1" w:sz="12" w:space="0"/>
          <w:right w:val="non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675"/>
        <w:gridCol w:w="2520"/>
        <w:gridCol w:w="3240"/>
      </w:tblGrid>
      <w:tr w:rsidRPr="000F7C51" w:rsidR="404AF072" w:rsidTr="77C746C6" w14:paraId="699FA061" w14:textId="77777777">
        <w:trPr>
          <w:trHeight w:val="300"/>
        </w:trPr>
        <w:tc>
          <w:tcPr>
            <w:tcW w:w="3675" w:type="dxa"/>
            <w:tcMar/>
            <w:vAlign w:val="center"/>
          </w:tcPr>
          <w:p w:rsidRPr="000F7C51" w:rsidR="404AF072" w:rsidP="00AC67B3" w:rsidRDefault="404AF072" w14:paraId="2267FED1" w14:textId="25CF2A88">
            <w:pPr>
              <w:spacing w:after="0" w:line="480" w:lineRule="auto"/>
              <w:jc w:val="center"/>
              <w:rPr>
                <w:rFonts w:ascii="Times New Roman" w:hAnsi="Times New Roman" w:cs="Times New Roman"/>
              </w:rPr>
            </w:pPr>
            <w:r w:rsidRPr="000F7C51">
              <w:rPr>
                <w:rFonts w:ascii="Times New Roman" w:hAnsi="Times New Roman" w:cs="Times New Roman"/>
                <w:b/>
                <w:bCs/>
              </w:rPr>
              <w:t>Purpose</w:t>
            </w:r>
          </w:p>
        </w:tc>
        <w:tc>
          <w:tcPr>
            <w:tcW w:w="2520" w:type="dxa"/>
            <w:tcMar/>
            <w:vAlign w:val="center"/>
          </w:tcPr>
          <w:p w:rsidRPr="000F7C51" w:rsidR="404AF072" w:rsidP="00AC67B3" w:rsidRDefault="404AF072" w14:paraId="052E414F" w14:textId="2A378AF2">
            <w:pPr>
              <w:spacing w:after="0" w:line="480" w:lineRule="auto"/>
              <w:jc w:val="center"/>
              <w:rPr>
                <w:rFonts w:ascii="Times New Roman" w:hAnsi="Times New Roman" w:cs="Times New Roman"/>
              </w:rPr>
            </w:pPr>
            <w:r w:rsidRPr="000F7C51">
              <w:rPr>
                <w:rFonts w:ascii="Times New Roman" w:hAnsi="Times New Roman" w:cs="Times New Roman"/>
                <w:b/>
                <w:bCs/>
              </w:rPr>
              <w:t>Frequency</w:t>
            </w:r>
          </w:p>
        </w:tc>
        <w:tc>
          <w:tcPr>
            <w:tcW w:w="3240" w:type="dxa"/>
            <w:tcMar/>
            <w:vAlign w:val="center"/>
          </w:tcPr>
          <w:p w:rsidRPr="000F7C51" w:rsidR="404AF072" w:rsidP="00AC67B3" w:rsidRDefault="404AF072" w14:paraId="1F1AE19C" w14:textId="2D2C0EE9">
            <w:pPr>
              <w:spacing w:after="0" w:line="480" w:lineRule="auto"/>
              <w:jc w:val="center"/>
              <w:rPr>
                <w:rFonts w:ascii="Times New Roman" w:hAnsi="Times New Roman" w:cs="Times New Roman"/>
              </w:rPr>
            </w:pPr>
            <w:r w:rsidRPr="000F7C51">
              <w:rPr>
                <w:rFonts w:ascii="Times New Roman" w:hAnsi="Times New Roman" w:cs="Times New Roman"/>
                <w:b/>
                <w:bCs/>
              </w:rPr>
              <w:t>Percentage (%)</w:t>
            </w:r>
          </w:p>
        </w:tc>
      </w:tr>
      <w:tr w:rsidRPr="000F7C51" w:rsidR="404AF072" w:rsidTr="77C746C6" w14:paraId="644E05C7" w14:textId="77777777">
        <w:trPr>
          <w:trHeight w:val="300"/>
        </w:trPr>
        <w:tc>
          <w:tcPr>
            <w:tcW w:w="3675" w:type="dxa"/>
            <w:tcMar/>
            <w:vAlign w:val="center"/>
          </w:tcPr>
          <w:p w:rsidRPr="000F7C51" w:rsidR="404AF072" w:rsidP="00AC67B3" w:rsidRDefault="404AF072" w14:paraId="50D2DC77" w14:textId="2930FA4F">
            <w:pPr>
              <w:spacing w:after="0" w:line="480" w:lineRule="auto"/>
              <w:rPr>
                <w:rFonts w:ascii="Times New Roman" w:hAnsi="Times New Roman" w:cs="Times New Roman"/>
              </w:rPr>
            </w:pPr>
            <w:r w:rsidRPr="000F7C51">
              <w:rPr>
                <w:rFonts w:ascii="Times New Roman" w:hAnsi="Times New Roman" w:cs="Times New Roman"/>
              </w:rPr>
              <w:t>I do not use the e-book system</w:t>
            </w:r>
          </w:p>
        </w:tc>
        <w:tc>
          <w:tcPr>
            <w:tcW w:w="2520" w:type="dxa"/>
            <w:tcMar/>
            <w:vAlign w:val="center"/>
          </w:tcPr>
          <w:p w:rsidRPr="000F7C51" w:rsidR="404AF072" w:rsidP="000F330A" w:rsidRDefault="404AF072" w14:paraId="04F3229B" w14:textId="1313E6C0">
            <w:pPr>
              <w:spacing w:after="0" w:line="480" w:lineRule="auto"/>
              <w:jc w:val="center"/>
              <w:rPr>
                <w:rFonts w:ascii="Times New Roman" w:hAnsi="Times New Roman" w:cs="Times New Roman"/>
              </w:rPr>
            </w:pPr>
            <w:r w:rsidRPr="000F7C51">
              <w:rPr>
                <w:rFonts w:ascii="Times New Roman" w:hAnsi="Times New Roman" w:cs="Times New Roman"/>
              </w:rPr>
              <w:t>58</w:t>
            </w:r>
          </w:p>
        </w:tc>
        <w:tc>
          <w:tcPr>
            <w:tcW w:w="3240" w:type="dxa"/>
            <w:tcMar/>
            <w:vAlign w:val="center"/>
          </w:tcPr>
          <w:p w:rsidRPr="000F7C51" w:rsidR="404AF072" w:rsidP="000F330A" w:rsidRDefault="404AF072" w14:paraId="03FD8B63" w14:textId="1B4D1E4B">
            <w:pPr>
              <w:spacing w:after="0" w:line="480" w:lineRule="auto"/>
              <w:jc w:val="center"/>
              <w:rPr>
                <w:rFonts w:ascii="Times New Roman" w:hAnsi="Times New Roman" w:cs="Times New Roman"/>
              </w:rPr>
            </w:pPr>
            <w:r w:rsidRPr="000F7C51">
              <w:rPr>
                <w:rFonts w:ascii="Times New Roman" w:hAnsi="Times New Roman" w:cs="Times New Roman"/>
              </w:rPr>
              <w:t>58.0</w:t>
            </w:r>
          </w:p>
        </w:tc>
      </w:tr>
      <w:tr w:rsidRPr="000F7C51" w:rsidR="404AF072" w:rsidTr="77C746C6" w14:paraId="26AA2998" w14:textId="77777777">
        <w:trPr>
          <w:trHeight w:val="300"/>
        </w:trPr>
        <w:tc>
          <w:tcPr>
            <w:tcW w:w="3675" w:type="dxa"/>
            <w:tcMar/>
            <w:vAlign w:val="center"/>
          </w:tcPr>
          <w:p w:rsidRPr="000F7C51" w:rsidR="404AF072" w:rsidP="00AC67B3" w:rsidRDefault="404AF072" w14:paraId="35C248A2" w14:textId="7C6C5301">
            <w:pPr>
              <w:spacing w:after="0" w:line="480" w:lineRule="auto"/>
              <w:rPr>
                <w:rFonts w:ascii="Times New Roman" w:hAnsi="Times New Roman" w:cs="Times New Roman"/>
              </w:rPr>
            </w:pPr>
            <w:r w:rsidRPr="000F7C51">
              <w:rPr>
                <w:rFonts w:ascii="Times New Roman" w:hAnsi="Times New Roman" w:cs="Times New Roman"/>
              </w:rPr>
              <w:t>Exam review / studying</w:t>
            </w:r>
          </w:p>
        </w:tc>
        <w:tc>
          <w:tcPr>
            <w:tcW w:w="2520" w:type="dxa"/>
            <w:tcMar/>
            <w:vAlign w:val="center"/>
          </w:tcPr>
          <w:p w:rsidRPr="000F7C51" w:rsidR="404AF072" w:rsidP="000F330A" w:rsidRDefault="404AF072" w14:paraId="1CC6E990" w14:textId="19E35715">
            <w:pPr>
              <w:spacing w:after="0" w:line="480" w:lineRule="auto"/>
              <w:jc w:val="center"/>
              <w:rPr>
                <w:rFonts w:ascii="Times New Roman" w:hAnsi="Times New Roman" w:cs="Times New Roman"/>
              </w:rPr>
            </w:pPr>
            <w:r w:rsidRPr="000F7C51">
              <w:rPr>
                <w:rFonts w:ascii="Times New Roman" w:hAnsi="Times New Roman" w:cs="Times New Roman"/>
              </w:rPr>
              <w:t>23</w:t>
            </w:r>
          </w:p>
        </w:tc>
        <w:tc>
          <w:tcPr>
            <w:tcW w:w="3240" w:type="dxa"/>
            <w:tcMar/>
            <w:vAlign w:val="center"/>
          </w:tcPr>
          <w:p w:rsidRPr="000F7C51" w:rsidR="404AF072" w:rsidP="000F330A" w:rsidRDefault="404AF072" w14:paraId="2492FFCE" w14:textId="099E7FD7">
            <w:pPr>
              <w:spacing w:after="0" w:line="480" w:lineRule="auto"/>
              <w:jc w:val="center"/>
              <w:rPr>
                <w:rFonts w:ascii="Times New Roman" w:hAnsi="Times New Roman" w:cs="Times New Roman"/>
              </w:rPr>
            </w:pPr>
            <w:r w:rsidRPr="000F7C51">
              <w:rPr>
                <w:rFonts w:ascii="Times New Roman" w:hAnsi="Times New Roman" w:cs="Times New Roman"/>
              </w:rPr>
              <w:t>23.0</w:t>
            </w:r>
          </w:p>
        </w:tc>
      </w:tr>
      <w:tr w:rsidRPr="000F7C51" w:rsidR="404AF072" w:rsidTr="77C746C6" w14:paraId="6F8B43C9" w14:textId="77777777">
        <w:trPr>
          <w:trHeight w:val="300"/>
        </w:trPr>
        <w:tc>
          <w:tcPr>
            <w:tcW w:w="3675" w:type="dxa"/>
            <w:tcMar/>
            <w:vAlign w:val="center"/>
          </w:tcPr>
          <w:p w:rsidRPr="000F7C51" w:rsidR="404AF072" w:rsidP="00AC67B3" w:rsidRDefault="404AF072" w14:paraId="77444D7A" w14:textId="066DAC74">
            <w:pPr>
              <w:spacing w:after="0" w:line="480" w:lineRule="auto"/>
              <w:rPr>
                <w:rFonts w:ascii="Times New Roman" w:hAnsi="Times New Roman" w:cs="Times New Roman"/>
              </w:rPr>
            </w:pPr>
            <w:r w:rsidRPr="000F7C51">
              <w:rPr>
                <w:rFonts w:ascii="Times New Roman" w:hAnsi="Times New Roman" w:cs="Times New Roman"/>
              </w:rPr>
              <w:t>Research and assignments</w:t>
            </w:r>
          </w:p>
        </w:tc>
        <w:tc>
          <w:tcPr>
            <w:tcW w:w="2520" w:type="dxa"/>
            <w:tcMar/>
            <w:vAlign w:val="center"/>
          </w:tcPr>
          <w:p w:rsidRPr="000F7C51" w:rsidR="404AF072" w:rsidP="000F330A" w:rsidRDefault="404AF072" w14:paraId="0C5A1A91" w14:textId="2BE2F44A">
            <w:pPr>
              <w:spacing w:after="0" w:line="480" w:lineRule="auto"/>
              <w:jc w:val="center"/>
              <w:rPr>
                <w:rFonts w:ascii="Times New Roman" w:hAnsi="Times New Roman" w:cs="Times New Roman"/>
              </w:rPr>
            </w:pPr>
            <w:r w:rsidRPr="000F7C51">
              <w:rPr>
                <w:rFonts w:ascii="Times New Roman" w:hAnsi="Times New Roman" w:cs="Times New Roman"/>
              </w:rPr>
              <w:t>17</w:t>
            </w:r>
          </w:p>
        </w:tc>
        <w:tc>
          <w:tcPr>
            <w:tcW w:w="3240" w:type="dxa"/>
            <w:tcMar/>
            <w:vAlign w:val="center"/>
          </w:tcPr>
          <w:p w:rsidRPr="000F7C51" w:rsidR="404AF072" w:rsidP="000F330A" w:rsidRDefault="404AF072" w14:paraId="4807DF1D" w14:textId="75413654">
            <w:pPr>
              <w:spacing w:after="0" w:line="480" w:lineRule="auto"/>
              <w:jc w:val="center"/>
              <w:rPr>
                <w:rFonts w:ascii="Times New Roman" w:hAnsi="Times New Roman" w:cs="Times New Roman"/>
              </w:rPr>
            </w:pPr>
            <w:r w:rsidRPr="000F7C51">
              <w:rPr>
                <w:rFonts w:ascii="Times New Roman" w:hAnsi="Times New Roman" w:cs="Times New Roman"/>
              </w:rPr>
              <w:t>17.0</w:t>
            </w:r>
          </w:p>
        </w:tc>
      </w:tr>
      <w:tr w:rsidRPr="000F7C51" w:rsidR="404AF072" w:rsidTr="77C746C6" w14:paraId="2408F04A" w14:textId="77777777">
        <w:trPr>
          <w:trHeight w:val="300"/>
        </w:trPr>
        <w:tc>
          <w:tcPr>
            <w:tcW w:w="3675" w:type="dxa"/>
            <w:tcMar/>
            <w:vAlign w:val="center"/>
          </w:tcPr>
          <w:p w:rsidRPr="000F7C51" w:rsidR="404AF072" w:rsidP="00AC67B3" w:rsidRDefault="404AF072" w14:paraId="2784570F" w14:textId="65D36753">
            <w:pPr>
              <w:spacing w:after="0" w:line="480" w:lineRule="auto"/>
              <w:rPr>
                <w:rFonts w:ascii="Times New Roman" w:hAnsi="Times New Roman" w:cs="Times New Roman"/>
              </w:rPr>
            </w:pPr>
            <w:r w:rsidRPr="000F7C51">
              <w:rPr>
                <w:rFonts w:ascii="Times New Roman" w:hAnsi="Times New Roman" w:cs="Times New Roman"/>
              </w:rPr>
              <w:t>Leisure or personal reading</w:t>
            </w:r>
          </w:p>
        </w:tc>
        <w:tc>
          <w:tcPr>
            <w:tcW w:w="2520" w:type="dxa"/>
            <w:tcMar/>
            <w:vAlign w:val="center"/>
          </w:tcPr>
          <w:p w:rsidRPr="000F7C51" w:rsidR="404AF072" w:rsidP="000F330A" w:rsidRDefault="404AF072" w14:paraId="43C61CC9" w14:textId="49E0F28B">
            <w:pPr>
              <w:spacing w:after="0" w:line="480" w:lineRule="auto"/>
              <w:jc w:val="center"/>
              <w:rPr>
                <w:rFonts w:ascii="Times New Roman" w:hAnsi="Times New Roman" w:cs="Times New Roman"/>
              </w:rPr>
            </w:pPr>
            <w:r w:rsidRPr="000F7C51">
              <w:rPr>
                <w:rFonts w:ascii="Times New Roman" w:hAnsi="Times New Roman" w:cs="Times New Roman"/>
              </w:rPr>
              <w:t>11</w:t>
            </w:r>
          </w:p>
        </w:tc>
        <w:tc>
          <w:tcPr>
            <w:tcW w:w="3240" w:type="dxa"/>
            <w:tcMar/>
            <w:vAlign w:val="center"/>
          </w:tcPr>
          <w:p w:rsidRPr="000F7C51" w:rsidR="404AF072" w:rsidP="000F330A" w:rsidRDefault="404AF072" w14:paraId="46C9B274" w14:textId="6DEFE0E4">
            <w:pPr>
              <w:spacing w:after="0" w:line="480" w:lineRule="auto"/>
              <w:jc w:val="center"/>
              <w:rPr>
                <w:rFonts w:ascii="Times New Roman" w:hAnsi="Times New Roman" w:cs="Times New Roman"/>
              </w:rPr>
            </w:pPr>
            <w:r w:rsidRPr="000F7C51">
              <w:rPr>
                <w:rFonts w:ascii="Times New Roman" w:hAnsi="Times New Roman" w:cs="Times New Roman"/>
              </w:rPr>
              <w:t>11.0</w:t>
            </w:r>
          </w:p>
        </w:tc>
      </w:tr>
      <w:tr w:rsidRPr="000F7C51" w:rsidR="404AF072" w:rsidTr="77C746C6" w14:paraId="06BBF4CC" w14:textId="77777777">
        <w:trPr>
          <w:trHeight w:val="300"/>
        </w:trPr>
        <w:tc>
          <w:tcPr>
            <w:tcW w:w="3675" w:type="dxa"/>
            <w:tcMar/>
            <w:vAlign w:val="center"/>
          </w:tcPr>
          <w:p w:rsidRPr="000F7C51" w:rsidR="404AF072" w:rsidP="00AC67B3" w:rsidRDefault="404AF072" w14:paraId="448C426B" w14:textId="6267BDB6">
            <w:pPr>
              <w:spacing w:after="0" w:line="480" w:lineRule="auto"/>
              <w:rPr>
                <w:rFonts w:ascii="Times New Roman" w:hAnsi="Times New Roman" w:cs="Times New Roman"/>
              </w:rPr>
            </w:pPr>
            <w:r w:rsidRPr="000F7C51">
              <w:rPr>
                <w:rFonts w:ascii="Times New Roman" w:hAnsi="Times New Roman" w:cs="Times New Roman"/>
              </w:rPr>
              <w:t>Others</w:t>
            </w:r>
          </w:p>
        </w:tc>
        <w:tc>
          <w:tcPr>
            <w:tcW w:w="2520" w:type="dxa"/>
            <w:tcMar/>
            <w:vAlign w:val="center"/>
          </w:tcPr>
          <w:p w:rsidRPr="000F7C51" w:rsidR="404AF072" w:rsidP="000F330A" w:rsidRDefault="404AF072" w14:paraId="35E67A98" w14:textId="40F51AEB">
            <w:pPr>
              <w:spacing w:after="0" w:line="480" w:lineRule="auto"/>
              <w:jc w:val="center"/>
              <w:rPr>
                <w:rFonts w:ascii="Times New Roman" w:hAnsi="Times New Roman" w:cs="Times New Roman"/>
              </w:rPr>
            </w:pPr>
            <w:r w:rsidRPr="000F7C51">
              <w:rPr>
                <w:rFonts w:ascii="Times New Roman" w:hAnsi="Times New Roman" w:cs="Times New Roman"/>
              </w:rPr>
              <w:t>3</w:t>
            </w:r>
          </w:p>
        </w:tc>
        <w:tc>
          <w:tcPr>
            <w:tcW w:w="3240" w:type="dxa"/>
            <w:tcMar/>
            <w:vAlign w:val="center"/>
          </w:tcPr>
          <w:p w:rsidRPr="000F7C51" w:rsidR="404AF072" w:rsidP="000F330A" w:rsidRDefault="404AF072" w14:paraId="6949A50E" w14:textId="585A7C79">
            <w:pPr>
              <w:spacing w:after="0" w:line="480" w:lineRule="auto"/>
              <w:jc w:val="center"/>
              <w:rPr>
                <w:rFonts w:ascii="Times New Roman" w:hAnsi="Times New Roman" w:cs="Times New Roman"/>
              </w:rPr>
            </w:pPr>
            <w:r w:rsidRPr="000F7C51">
              <w:rPr>
                <w:rFonts w:ascii="Times New Roman" w:hAnsi="Times New Roman" w:cs="Times New Roman"/>
              </w:rPr>
              <w:t>3.0</w:t>
            </w:r>
          </w:p>
        </w:tc>
      </w:tr>
      <w:tr w:rsidRPr="000F7C51" w:rsidR="404AF072" w:rsidTr="77C746C6" w14:paraId="04D26FC5" w14:textId="77777777">
        <w:trPr>
          <w:trHeight w:val="300"/>
        </w:trPr>
        <w:tc>
          <w:tcPr>
            <w:tcW w:w="3675" w:type="dxa"/>
            <w:tcMar/>
            <w:vAlign w:val="center"/>
          </w:tcPr>
          <w:p w:rsidRPr="000F7C51" w:rsidR="404AF072" w:rsidP="00AC67B3" w:rsidRDefault="404AF072" w14:paraId="6AD4C30D" w14:textId="6D7D67F0">
            <w:pPr>
              <w:spacing w:after="0" w:line="480" w:lineRule="auto"/>
              <w:rPr>
                <w:rFonts w:ascii="Times New Roman" w:hAnsi="Times New Roman" w:cs="Times New Roman"/>
              </w:rPr>
            </w:pPr>
            <w:r w:rsidRPr="000F7C51">
              <w:rPr>
                <w:rFonts w:ascii="Times New Roman" w:hAnsi="Times New Roman" w:cs="Times New Roman"/>
                <w:b/>
                <w:bCs/>
              </w:rPr>
              <w:t>Total Responses</w:t>
            </w:r>
          </w:p>
        </w:tc>
        <w:tc>
          <w:tcPr>
            <w:tcW w:w="2520" w:type="dxa"/>
            <w:tcMar/>
            <w:vAlign w:val="center"/>
          </w:tcPr>
          <w:p w:rsidRPr="000F7C51" w:rsidR="404AF072" w:rsidP="000F330A" w:rsidRDefault="404AF072" w14:paraId="379ABC37" w14:textId="0BCDE7F7">
            <w:pPr>
              <w:spacing w:after="0" w:line="480" w:lineRule="auto"/>
              <w:jc w:val="center"/>
              <w:rPr>
                <w:rFonts w:ascii="Times New Roman" w:hAnsi="Times New Roman" w:cs="Times New Roman"/>
              </w:rPr>
            </w:pPr>
            <w:r w:rsidRPr="000F7C51">
              <w:rPr>
                <w:rFonts w:ascii="Times New Roman" w:hAnsi="Times New Roman" w:cs="Times New Roman"/>
                <w:b/>
                <w:bCs/>
              </w:rPr>
              <w:t>112</w:t>
            </w:r>
          </w:p>
        </w:tc>
        <w:tc>
          <w:tcPr>
            <w:tcW w:w="3240" w:type="dxa"/>
            <w:tcMar/>
            <w:vAlign w:val="center"/>
          </w:tcPr>
          <w:p w:rsidRPr="000F7C51" w:rsidR="404AF072" w:rsidP="000F330A" w:rsidRDefault="000F330A" w14:paraId="16E8DB17" w14:textId="2BB79E03">
            <w:pPr>
              <w:spacing w:after="0" w:line="480" w:lineRule="auto"/>
              <w:jc w:val="center"/>
              <w:rPr>
                <w:rFonts w:ascii="Times New Roman" w:hAnsi="Times New Roman" w:cs="Times New Roman"/>
              </w:rPr>
            </w:pPr>
            <w:r>
              <w:rPr>
                <w:rFonts w:ascii="Times New Roman" w:hAnsi="Times New Roman" w:cs="Times New Roman"/>
              </w:rPr>
              <w:t>-</w:t>
            </w:r>
          </w:p>
        </w:tc>
      </w:tr>
    </w:tbl>
    <w:p w:rsidR="005E45EA" w:rsidP="005E45EA" w:rsidRDefault="005E45EA" w14:paraId="1DE0D992" w14:textId="77777777">
      <w:pPr>
        <w:spacing w:line="480" w:lineRule="auto"/>
        <w:rPr>
          <w:rFonts w:ascii="Times New Roman" w:hAnsi="Times New Roman" w:eastAsia="Times New Roman" w:cs="Times New Roman"/>
          <w:lang w:val="en-US"/>
        </w:rPr>
      </w:pPr>
    </w:p>
    <w:p w:rsidRPr="005E45EA" w:rsidR="005E45EA" w:rsidP="005E45EA" w:rsidRDefault="005E45EA" w14:paraId="75BB1ADF" w14:textId="77777777">
      <w:pPr>
        <w:spacing w:line="480" w:lineRule="auto"/>
        <w:rPr>
          <w:rFonts w:ascii="Times New Roman" w:hAnsi="Times New Roman" w:eastAsia="Times New Roman" w:cs="Times New Roman"/>
          <w:b/>
          <w:bCs/>
          <w:lang w:val="en-US"/>
        </w:rPr>
      </w:pPr>
      <w:r w:rsidRPr="005E45EA">
        <w:rPr>
          <w:rFonts w:ascii="Times New Roman" w:hAnsi="Times New Roman" w:eastAsia="Times New Roman" w:cs="Times New Roman"/>
          <w:b/>
          <w:bCs/>
          <w:lang w:val="en-US"/>
        </w:rPr>
        <w:t xml:space="preserve">Discussion </w:t>
      </w:r>
    </w:p>
    <w:p w:rsidRPr="005E45EA" w:rsidR="005E45EA" w:rsidP="005E45EA" w:rsidRDefault="005E45EA" w14:paraId="02244A16" w14:textId="56076BB0">
      <w:pPr>
        <w:spacing w:line="480" w:lineRule="auto"/>
        <w:ind w:firstLine="720"/>
        <w:rPr>
          <w:rFonts w:ascii="Times New Roman" w:hAnsi="Times New Roman" w:eastAsia="Times New Roman" w:cs="Times New Roman"/>
          <w:lang w:val="en-US"/>
        </w:rPr>
      </w:pPr>
      <w:r w:rsidRPr="77C746C6" w:rsidR="1A7C2BEA">
        <w:rPr>
          <w:rFonts w:ascii="Times New Roman" w:hAnsi="Times New Roman" w:eastAsia="Times New Roman" w:cs="Times New Roman"/>
          <w:lang w:val="en-US"/>
        </w:rPr>
        <w:t>Consistent with the frequency data, the majority of respondents do not use the system. Among the few who do, the e-book system is mainly used for exam review and research purposes. This suggests that students are more likely to use digital resources when they have immediate academic needs.</w:t>
      </w:r>
    </w:p>
    <w:p w:rsidRPr="000F7C51" w:rsidR="00124883" w:rsidP="77C746C6" w:rsidRDefault="00124883" w14:paraId="65470344" w14:textId="18D00C16">
      <w:pPr>
        <w:pStyle w:val="Normal"/>
        <w:spacing w:line="480" w:lineRule="auto"/>
        <w:rPr>
          <w:rFonts w:ascii="Times New Roman" w:hAnsi="Times New Roman" w:cs="Times New Roman"/>
          <w:b w:val="1"/>
          <w:bCs w:val="1"/>
          <w:lang w:val="en-US"/>
        </w:rPr>
      </w:pPr>
    </w:p>
    <w:p w:rsidRPr="000F7C51" w:rsidR="00124883" w:rsidP="77C746C6" w:rsidRDefault="00124883" w14:paraId="4F8F3B94" w14:textId="0EB909C5">
      <w:pPr>
        <w:pStyle w:val="Normal"/>
        <w:spacing w:line="480" w:lineRule="auto"/>
        <w:rPr>
          <w:rFonts w:ascii="Times New Roman" w:hAnsi="Times New Roman" w:cs="Times New Roman"/>
          <w:b w:val="1"/>
          <w:bCs w:val="1"/>
          <w:lang w:val="en-US"/>
        </w:rPr>
      </w:pPr>
      <w:r w:rsidRPr="77C746C6" w:rsidR="797B51F3">
        <w:rPr>
          <w:rFonts w:ascii="Times New Roman" w:hAnsi="Times New Roman" w:cs="Times New Roman"/>
          <w:b w:val="1"/>
          <w:bCs w:val="1"/>
          <w:lang w:val="en-US"/>
        </w:rPr>
        <w:t>3.4 Barriers/Challenges</w:t>
      </w:r>
    </w:p>
    <w:p w:rsidRPr="000F7C51" w:rsidR="00D811EB" w:rsidP="000F330A" w:rsidRDefault="5E8E8D93" w14:paraId="693742C8" w14:textId="6046A1C2">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8</w:t>
      </w:r>
      <w:r w:rsidRPr="000F7C51">
        <w:rPr>
          <w:rFonts w:ascii="Times New Roman" w:hAnsi="Times New Roman" w:cs="Times New Roman"/>
          <w:b/>
          <w:bCs/>
          <w:lang w:val="en-US"/>
        </w:rPr>
        <w:t>. Major Barriers (5-point Likert Scale)</w:t>
      </w:r>
    </w:p>
    <w:tbl>
      <w:tblPr>
        <w:tblStyle w:val="TableGrid"/>
        <w:tblW w:w="9069"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5156"/>
        <w:gridCol w:w="2051"/>
        <w:gridCol w:w="1862"/>
      </w:tblGrid>
      <w:tr w:rsidRPr="000F7C51" w:rsidR="00DB5A2F" w:rsidTr="77C746C6" w14:paraId="225EC9DA" w14:textId="77777777">
        <w:tc>
          <w:tcPr>
            <w:tcW w:w="5156" w:type="dxa"/>
            <w:tcMar/>
            <w:hideMark/>
          </w:tcPr>
          <w:p w:rsidRPr="000F7C51" w:rsidR="00DB5A2F" w:rsidP="00AA3DF7" w:rsidRDefault="00DB5A2F" w14:paraId="48CCA7AA"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Barrier Statement</w:t>
            </w:r>
          </w:p>
        </w:tc>
        <w:tc>
          <w:tcPr>
            <w:tcW w:w="2051" w:type="dxa"/>
            <w:tcMar/>
            <w:hideMark/>
          </w:tcPr>
          <w:p w:rsidRPr="000F7C51" w:rsidR="00DB5A2F" w:rsidP="00AA3DF7" w:rsidRDefault="00DB5A2F" w14:paraId="6E490DE1"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Weighted Mean</w:t>
            </w:r>
          </w:p>
        </w:tc>
        <w:tc>
          <w:tcPr>
            <w:tcW w:w="1862" w:type="dxa"/>
            <w:tcMar/>
            <w:hideMark/>
          </w:tcPr>
          <w:p w:rsidRPr="000F7C51" w:rsidR="00DB5A2F" w:rsidP="00AA3DF7" w:rsidRDefault="00DB5A2F" w14:paraId="03A66AE0"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Interpretation</w:t>
            </w:r>
          </w:p>
        </w:tc>
      </w:tr>
      <w:tr w:rsidRPr="000F7C51" w:rsidR="00DB5A2F" w:rsidTr="77C746C6" w14:paraId="13180370" w14:textId="77777777">
        <w:tc>
          <w:tcPr>
            <w:tcW w:w="5156" w:type="dxa"/>
            <w:tcMar/>
            <w:hideMark/>
          </w:tcPr>
          <w:p w:rsidRPr="000F7C51" w:rsidR="00DB5A2F" w:rsidP="0097374F" w:rsidRDefault="00DB5A2F" w14:paraId="297265B2" w14:textId="77777777">
            <w:pPr>
              <w:spacing w:line="480" w:lineRule="auto"/>
              <w:rPr>
                <w:rFonts w:ascii="Times New Roman" w:hAnsi="Times New Roman" w:cs="Times New Roman"/>
                <w:lang w:val="en-US"/>
              </w:rPr>
            </w:pPr>
            <w:r w:rsidRPr="000F7C51">
              <w:rPr>
                <w:rFonts w:ascii="Times New Roman" w:hAnsi="Times New Roman" w:cs="Times New Roman"/>
                <w:lang w:val="en-US"/>
              </w:rPr>
              <w:t>The internet connection in school is too slow/unreliable</w:t>
            </w:r>
          </w:p>
        </w:tc>
        <w:tc>
          <w:tcPr>
            <w:tcW w:w="2051" w:type="dxa"/>
            <w:tcMar/>
            <w:hideMark/>
          </w:tcPr>
          <w:p w:rsidRPr="000F7C51" w:rsidR="00DB5A2F" w:rsidP="000F330A" w:rsidRDefault="00DB5A2F" w14:paraId="24B42BAB"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3.62</w:t>
            </w:r>
          </w:p>
        </w:tc>
        <w:tc>
          <w:tcPr>
            <w:tcW w:w="1862" w:type="dxa"/>
            <w:tcMar/>
            <w:hideMark/>
          </w:tcPr>
          <w:p w:rsidRPr="000F7C51" w:rsidR="00DB5A2F" w:rsidP="000F330A" w:rsidRDefault="00DB5A2F" w14:paraId="2EFBF5F8"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Agree</w:t>
            </w:r>
          </w:p>
        </w:tc>
      </w:tr>
      <w:tr w:rsidRPr="000F7C51" w:rsidR="00DB5A2F" w:rsidTr="77C746C6" w14:paraId="59BBAB70" w14:textId="77777777">
        <w:tc>
          <w:tcPr>
            <w:tcW w:w="5156" w:type="dxa"/>
            <w:tcMar/>
            <w:hideMark/>
          </w:tcPr>
          <w:p w:rsidRPr="000F7C51" w:rsidR="00DB5A2F" w:rsidP="0097374F" w:rsidRDefault="00DB5A2F" w14:paraId="1B489916" w14:textId="77777777">
            <w:pPr>
              <w:spacing w:line="480" w:lineRule="auto"/>
              <w:rPr>
                <w:rFonts w:ascii="Times New Roman" w:hAnsi="Times New Roman" w:cs="Times New Roman"/>
                <w:lang w:val="en-US"/>
              </w:rPr>
            </w:pPr>
            <w:r w:rsidRPr="000F7C51">
              <w:rPr>
                <w:rFonts w:ascii="Times New Roman" w:hAnsi="Times New Roman" w:cs="Times New Roman"/>
                <w:lang w:val="en-US"/>
              </w:rPr>
              <w:t>I prefer reading from printed books</w:t>
            </w:r>
          </w:p>
        </w:tc>
        <w:tc>
          <w:tcPr>
            <w:tcW w:w="2051" w:type="dxa"/>
            <w:tcMar/>
            <w:hideMark/>
          </w:tcPr>
          <w:p w:rsidRPr="000F7C51" w:rsidR="00DB5A2F" w:rsidP="000F330A" w:rsidRDefault="00DB5A2F" w14:paraId="4B2599B6"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3.45</w:t>
            </w:r>
          </w:p>
        </w:tc>
        <w:tc>
          <w:tcPr>
            <w:tcW w:w="1862" w:type="dxa"/>
            <w:tcMar/>
            <w:hideMark/>
          </w:tcPr>
          <w:p w:rsidRPr="000F7C51" w:rsidR="00DB5A2F" w:rsidP="000F330A" w:rsidRDefault="00DB5A2F" w14:paraId="7C86C836"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Agree</w:t>
            </w:r>
          </w:p>
        </w:tc>
      </w:tr>
      <w:tr w:rsidRPr="000F7C51" w:rsidR="00DB5A2F" w:rsidTr="77C746C6" w14:paraId="7870E30D" w14:textId="77777777">
        <w:tc>
          <w:tcPr>
            <w:tcW w:w="5156" w:type="dxa"/>
            <w:tcMar/>
            <w:hideMark/>
          </w:tcPr>
          <w:p w:rsidRPr="000F7C51" w:rsidR="00DB5A2F" w:rsidP="0097374F" w:rsidRDefault="00DB5A2F" w14:paraId="0FACD037" w14:textId="61BC949F">
            <w:pPr>
              <w:spacing w:line="480" w:lineRule="auto"/>
              <w:rPr>
                <w:rFonts w:ascii="Times New Roman" w:hAnsi="Times New Roman" w:cs="Times New Roman"/>
                <w:lang w:val="en-US"/>
              </w:rPr>
            </w:pPr>
            <w:r w:rsidRPr="000F7C51">
              <w:rPr>
                <w:rFonts w:ascii="Times New Roman" w:hAnsi="Times New Roman" w:cs="Times New Roman"/>
                <w:lang w:val="en-US"/>
              </w:rPr>
              <w:t xml:space="preserve">I don’t know how to access/use the </w:t>
            </w:r>
            <w:r w:rsidR="00977201">
              <w:rPr>
                <w:rFonts w:ascii="Times New Roman" w:hAnsi="Times New Roman" w:cs="Times New Roman"/>
                <w:lang w:val="en-US"/>
              </w:rPr>
              <w:t>library</w:t>
            </w:r>
            <w:r w:rsidRPr="000F7C51">
              <w:rPr>
                <w:rFonts w:ascii="Times New Roman" w:hAnsi="Times New Roman" w:cs="Times New Roman"/>
                <w:lang w:val="en-US"/>
              </w:rPr>
              <w:t xml:space="preserve"> system</w:t>
            </w:r>
          </w:p>
        </w:tc>
        <w:tc>
          <w:tcPr>
            <w:tcW w:w="2051" w:type="dxa"/>
            <w:tcMar/>
            <w:hideMark/>
          </w:tcPr>
          <w:p w:rsidRPr="000F7C51" w:rsidR="00DB5A2F" w:rsidP="000F330A" w:rsidRDefault="00DB5A2F" w14:paraId="73BC905D"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3.38</w:t>
            </w:r>
          </w:p>
        </w:tc>
        <w:tc>
          <w:tcPr>
            <w:tcW w:w="1862" w:type="dxa"/>
            <w:tcMar/>
            <w:hideMark/>
          </w:tcPr>
          <w:p w:rsidRPr="000F7C51" w:rsidR="00DB5A2F" w:rsidP="000F330A" w:rsidRDefault="00DB5A2F" w14:paraId="23FB3D71"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Agree</w:t>
            </w:r>
          </w:p>
        </w:tc>
      </w:tr>
      <w:tr w:rsidRPr="000F7C51" w:rsidR="00DB5A2F" w:rsidTr="77C746C6" w14:paraId="53F5F2ED" w14:textId="77777777">
        <w:tc>
          <w:tcPr>
            <w:tcW w:w="5156" w:type="dxa"/>
            <w:tcMar/>
            <w:hideMark/>
          </w:tcPr>
          <w:p w:rsidRPr="000F7C51" w:rsidR="00DB5A2F" w:rsidP="0097374F" w:rsidRDefault="00DB5A2F" w14:paraId="1DC3631C" w14:textId="77777777">
            <w:pPr>
              <w:spacing w:line="480" w:lineRule="auto"/>
              <w:rPr>
                <w:rFonts w:ascii="Times New Roman" w:hAnsi="Times New Roman" w:cs="Times New Roman"/>
                <w:lang w:val="en-US"/>
              </w:rPr>
            </w:pPr>
            <w:r w:rsidRPr="000F7C51">
              <w:rPr>
                <w:rFonts w:ascii="Times New Roman" w:hAnsi="Times New Roman" w:cs="Times New Roman"/>
                <w:lang w:val="en-US"/>
              </w:rPr>
              <w:t>I have never received training/orientation</w:t>
            </w:r>
          </w:p>
        </w:tc>
        <w:tc>
          <w:tcPr>
            <w:tcW w:w="2051" w:type="dxa"/>
            <w:tcMar/>
            <w:hideMark/>
          </w:tcPr>
          <w:p w:rsidRPr="000F7C51" w:rsidR="00DB5A2F" w:rsidP="000F330A" w:rsidRDefault="00DB5A2F" w14:paraId="6BBDE689"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3.41</w:t>
            </w:r>
          </w:p>
        </w:tc>
        <w:tc>
          <w:tcPr>
            <w:tcW w:w="1862" w:type="dxa"/>
            <w:tcMar/>
            <w:hideMark/>
          </w:tcPr>
          <w:p w:rsidRPr="000F7C51" w:rsidR="00DB5A2F" w:rsidP="000F330A" w:rsidRDefault="00DB5A2F" w14:paraId="6F420CE7"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Agree</w:t>
            </w:r>
          </w:p>
        </w:tc>
      </w:tr>
      <w:tr w:rsidRPr="000F7C51" w:rsidR="00DB5A2F" w:rsidTr="77C746C6" w14:paraId="662387C9" w14:textId="77777777">
        <w:tc>
          <w:tcPr>
            <w:tcW w:w="5156" w:type="dxa"/>
            <w:tcMar/>
            <w:hideMark/>
          </w:tcPr>
          <w:p w:rsidRPr="000F7C51" w:rsidR="00DB5A2F" w:rsidP="0097374F" w:rsidRDefault="00DB5A2F" w14:paraId="1D75556D" w14:textId="51C2FF99">
            <w:pPr>
              <w:spacing w:line="480" w:lineRule="auto"/>
              <w:rPr>
                <w:rFonts w:ascii="Times New Roman" w:hAnsi="Times New Roman" w:cs="Times New Roman"/>
                <w:lang w:val="en-US"/>
              </w:rPr>
            </w:pPr>
            <w:r w:rsidRPr="000F7C51">
              <w:rPr>
                <w:rFonts w:ascii="Times New Roman" w:hAnsi="Times New Roman" w:cs="Times New Roman"/>
                <w:lang w:val="en-US"/>
              </w:rPr>
              <w:t xml:space="preserve">The </w:t>
            </w:r>
            <w:r w:rsidR="00977201">
              <w:rPr>
                <w:rFonts w:ascii="Times New Roman" w:hAnsi="Times New Roman" w:cs="Times New Roman"/>
                <w:lang w:val="en-US"/>
              </w:rPr>
              <w:t>e-book library</w:t>
            </w:r>
            <w:r w:rsidRPr="000F7C51">
              <w:rPr>
                <w:rFonts w:ascii="Times New Roman" w:hAnsi="Times New Roman" w:cs="Times New Roman"/>
                <w:lang w:val="en-US"/>
              </w:rPr>
              <w:t xml:space="preserve"> platform is difficult to navigate</w:t>
            </w:r>
          </w:p>
        </w:tc>
        <w:tc>
          <w:tcPr>
            <w:tcW w:w="2051" w:type="dxa"/>
            <w:tcMar/>
            <w:hideMark/>
          </w:tcPr>
          <w:p w:rsidRPr="000F7C51" w:rsidR="00DB5A2F" w:rsidP="77C746C6" w:rsidRDefault="00DB5A2F" w14:paraId="395AFC95"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lang w:val="en-US"/>
              </w:rPr>
              <w:t>3.22</w:t>
            </w:r>
          </w:p>
        </w:tc>
        <w:tc>
          <w:tcPr>
            <w:tcW w:w="1862" w:type="dxa"/>
            <w:tcMar/>
            <w:hideMark/>
          </w:tcPr>
          <w:p w:rsidRPr="000F7C51" w:rsidR="00DB5A2F" w:rsidP="77C746C6" w:rsidRDefault="00DB5A2F" w14:paraId="7298ACA1"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lang w:val="en-US"/>
              </w:rPr>
              <w:t>Neutral</w:t>
            </w:r>
          </w:p>
        </w:tc>
      </w:tr>
      <w:tr w:rsidRPr="000F7C51" w:rsidR="00DB5A2F" w:rsidTr="77C746C6" w14:paraId="24CD79FF" w14:textId="77777777">
        <w:tc>
          <w:tcPr>
            <w:tcW w:w="5156" w:type="dxa"/>
            <w:tcMar/>
            <w:hideMark/>
          </w:tcPr>
          <w:p w:rsidRPr="000F7C51" w:rsidR="00DB5A2F" w:rsidP="0097374F" w:rsidRDefault="00DB5A2F" w14:paraId="7C1D080D" w14:textId="77777777">
            <w:pPr>
              <w:spacing w:line="480" w:lineRule="auto"/>
              <w:rPr>
                <w:rFonts w:ascii="Times New Roman" w:hAnsi="Times New Roman" w:cs="Times New Roman"/>
                <w:lang w:val="en-US"/>
              </w:rPr>
            </w:pPr>
            <w:r w:rsidRPr="000F7C51">
              <w:rPr>
                <w:rFonts w:ascii="Times New Roman" w:hAnsi="Times New Roman" w:cs="Times New Roman"/>
                <w:lang w:val="en-US"/>
              </w:rPr>
              <w:t>Not enough relevant e-books for my program</w:t>
            </w:r>
          </w:p>
        </w:tc>
        <w:tc>
          <w:tcPr>
            <w:tcW w:w="2051" w:type="dxa"/>
            <w:tcMar/>
            <w:hideMark/>
          </w:tcPr>
          <w:p w:rsidRPr="000F7C51" w:rsidR="00DB5A2F" w:rsidP="77C746C6" w:rsidRDefault="00DB5A2F" w14:paraId="00CAD95B"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lang w:val="en-US"/>
              </w:rPr>
              <w:t>3.28</w:t>
            </w:r>
          </w:p>
        </w:tc>
        <w:tc>
          <w:tcPr>
            <w:tcW w:w="1862" w:type="dxa"/>
            <w:tcMar/>
            <w:hideMark/>
          </w:tcPr>
          <w:p w:rsidRPr="000F7C51" w:rsidR="00DB5A2F" w:rsidP="77C746C6" w:rsidRDefault="00DB5A2F" w14:paraId="01012AA4"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lang w:val="en-US"/>
              </w:rPr>
              <w:t>Neutral</w:t>
            </w:r>
          </w:p>
        </w:tc>
      </w:tr>
      <w:tr w:rsidRPr="000F7C51" w:rsidR="00DB5A2F" w:rsidTr="77C746C6" w14:paraId="1E922689" w14:textId="77777777">
        <w:tc>
          <w:tcPr>
            <w:tcW w:w="5156" w:type="dxa"/>
            <w:tcMar/>
            <w:hideMark/>
          </w:tcPr>
          <w:p w:rsidRPr="000F7C51" w:rsidR="00DB5A2F" w:rsidP="0097374F" w:rsidRDefault="00DB5A2F" w14:paraId="79CDF540" w14:textId="77777777">
            <w:pPr>
              <w:spacing w:line="480" w:lineRule="auto"/>
              <w:rPr>
                <w:rFonts w:ascii="Times New Roman" w:hAnsi="Times New Roman" w:cs="Times New Roman"/>
                <w:lang w:val="en-US"/>
              </w:rPr>
            </w:pPr>
            <w:r w:rsidRPr="000F7C51">
              <w:rPr>
                <w:rFonts w:ascii="Times New Roman" w:hAnsi="Times New Roman" w:cs="Times New Roman"/>
                <w:b/>
                <w:bCs/>
                <w:lang w:val="en-US"/>
              </w:rPr>
              <w:t>Overall Mean</w:t>
            </w:r>
          </w:p>
        </w:tc>
        <w:tc>
          <w:tcPr>
            <w:tcW w:w="2051" w:type="dxa"/>
            <w:tcMar/>
            <w:hideMark/>
          </w:tcPr>
          <w:p w:rsidRPr="000F7C51" w:rsidR="00DB5A2F" w:rsidP="77C746C6" w:rsidRDefault="00DB5A2F" w14:paraId="6D467FFC"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b w:val="1"/>
                <w:bCs w:val="1"/>
                <w:lang w:val="en-US"/>
              </w:rPr>
              <w:t>3.39</w:t>
            </w:r>
          </w:p>
        </w:tc>
        <w:tc>
          <w:tcPr>
            <w:tcW w:w="1862" w:type="dxa"/>
            <w:tcMar/>
            <w:hideMark/>
          </w:tcPr>
          <w:p w:rsidRPr="000F7C51" w:rsidR="00DB5A2F" w:rsidP="77C746C6" w:rsidRDefault="00DB5A2F" w14:paraId="44A8E626" w14:textId="77777777">
            <w:pPr>
              <w:spacing w:line="480" w:lineRule="auto"/>
              <w:jc w:val="center"/>
              <w:rPr>
                <w:rFonts w:ascii="Times New Roman" w:hAnsi="Times New Roman" w:cs="Times New Roman"/>
                <w:lang w:val="en-US"/>
              </w:rPr>
            </w:pPr>
            <w:r w:rsidRPr="77C746C6" w:rsidR="7A8826E4">
              <w:rPr>
                <w:rFonts w:ascii="Times New Roman" w:hAnsi="Times New Roman" w:cs="Times New Roman"/>
                <w:b w:val="1"/>
                <w:bCs w:val="1"/>
                <w:lang w:val="en-US"/>
              </w:rPr>
              <w:t>Agree</w:t>
            </w:r>
          </w:p>
        </w:tc>
      </w:tr>
    </w:tbl>
    <w:p w:rsidR="00B2320B" w:rsidP="00CF4247" w:rsidRDefault="00B2320B" w14:paraId="1D319EDD" w14:textId="77777777">
      <w:pPr>
        <w:spacing w:line="480" w:lineRule="auto"/>
        <w:rPr>
          <w:rFonts w:ascii="Times New Roman" w:hAnsi="Times New Roman" w:cs="Times New Roman"/>
        </w:rPr>
      </w:pPr>
    </w:p>
    <w:p w:rsidR="005E45EA" w:rsidP="005E45EA" w:rsidRDefault="005E45EA" w14:paraId="5FE89849" w14:textId="77777777">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rsidR="1A7C2BEA" w:rsidP="77C746C6" w:rsidRDefault="1A7C2BEA" w14:paraId="7465F8A4" w14:textId="1524AE9D">
      <w:pPr>
        <w:spacing w:line="480" w:lineRule="auto"/>
        <w:ind w:firstLine="720"/>
        <w:rPr>
          <w:rFonts w:ascii="Times New Roman" w:hAnsi="Times New Roman" w:cs="Times New Roman"/>
          <w:lang w:val="en-US"/>
        </w:rPr>
      </w:pPr>
      <w:r w:rsidRPr="77C746C6" w:rsidR="1A7C2BEA">
        <w:rPr>
          <w:rFonts w:ascii="Times New Roman" w:hAnsi="Times New Roman" w:cs="Times New Roman"/>
          <w:lang w:val="en-US"/>
        </w:rPr>
        <w:t xml:space="preserve">The respondents </w:t>
      </w:r>
      <w:r w:rsidRPr="77C746C6" w:rsidR="1A7C2BEA">
        <w:rPr>
          <w:rFonts w:ascii="Times New Roman" w:hAnsi="Times New Roman" w:cs="Times New Roman"/>
          <w:lang w:val="en-US"/>
        </w:rPr>
        <w:t>generally agreed</w:t>
      </w:r>
      <w:r w:rsidRPr="77C746C6" w:rsidR="1A7C2BEA">
        <w:rPr>
          <w:rFonts w:ascii="Times New Roman" w:hAnsi="Times New Roman" w:cs="Times New Roman"/>
          <w:lang w:val="en-US"/>
        </w:rPr>
        <w:t xml:space="preserve"> on the major barriers to using the e-book system, as shown by the overall mean of 3.39. The highest rated barriers were unreliable/slow internet connection (3.62) and preference for printed books (3.45). Lack of knowledge on how to access the system (3.38) and absence of training (3.41) also received strong agreement. These findings </w:t>
      </w:r>
      <w:r w:rsidRPr="77C746C6" w:rsidR="1A7C2BEA">
        <w:rPr>
          <w:rFonts w:ascii="Times New Roman" w:hAnsi="Times New Roman" w:cs="Times New Roman"/>
          <w:lang w:val="en-US"/>
        </w:rPr>
        <w:t>indicate</w:t>
      </w:r>
      <w:r w:rsidRPr="77C746C6" w:rsidR="1A7C2BEA">
        <w:rPr>
          <w:rFonts w:ascii="Times New Roman" w:hAnsi="Times New Roman" w:cs="Times New Roman"/>
          <w:lang w:val="en-US"/>
        </w:rPr>
        <w:t xml:space="preserve"> that both technical infrastructure problems and students’ habits are significantly hindering the </w:t>
      </w:r>
      <w:r w:rsidRPr="77C746C6" w:rsidR="1A7C2BEA">
        <w:rPr>
          <w:rFonts w:ascii="Times New Roman" w:hAnsi="Times New Roman" w:cs="Times New Roman"/>
          <w:lang w:val="en-US"/>
        </w:rPr>
        <w:t>utilization</w:t>
      </w:r>
      <w:r w:rsidRPr="77C746C6" w:rsidR="1A7C2BEA">
        <w:rPr>
          <w:rFonts w:ascii="Times New Roman" w:hAnsi="Times New Roman" w:cs="Times New Roman"/>
          <w:lang w:val="en-US"/>
        </w:rPr>
        <w:t xml:space="preserve"> of the e-book system.</w:t>
      </w:r>
    </w:p>
    <w:p w:rsidR="797B51F3" w:rsidP="77C746C6" w:rsidRDefault="797B51F3" w14:paraId="4EB26DE3" w14:textId="7BA31EFE">
      <w:pPr>
        <w:pStyle w:val="Normal"/>
        <w:spacing w:line="480" w:lineRule="auto"/>
        <w:rPr>
          <w:rFonts w:ascii="Times New Roman" w:hAnsi="Times New Roman" w:cs="Times New Roman"/>
          <w:lang w:val="en-US"/>
        </w:rPr>
      </w:pPr>
      <w:r w:rsidRPr="77C746C6" w:rsidR="797B51F3">
        <w:rPr>
          <w:rFonts w:ascii="Times New Roman" w:hAnsi="Times New Roman" w:cs="Times New Roman"/>
          <w:b w:val="1"/>
          <w:bCs w:val="1"/>
          <w:lang w:val="en-US"/>
        </w:rPr>
        <w:t>3.5 Preferences Between E-Books and Print Books (Objective 4 / Problem 4)</w:t>
      </w:r>
    </w:p>
    <w:p w:rsidRPr="000F7C51" w:rsidR="6D98F928" w:rsidP="000F330A" w:rsidRDefault="162BA617" w14:paraId="3A9A4AF8" w14:textId="10BAF6ED">
      <w:pPr>
        <w:spacing w:line="480" w:lineRule="auto"/>
        <w:jc w:val="center"/>
        <w:rPr>
          <w:rFonts w:ascii="Times New Roman" w:hAnsi="Times New Roman" w:cs="Times New Roman"/>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9</w:t>
      </w:r>
      <w:r w:rsidRPr="000F7C51">
        <w:rPr>
          <w:rFonts w:ascii="Times New Roman" w:hAnsi="Times New Roman" w:cs="Times New Roman"/>
          <w:b/>
          <w:bCs/>
          <w:lang w:val="en-US"/>
        </w:rPr>
        <w:t>. Preference for Academic Work</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785"/>
        <w:gridCol w:w="2790"/>
        <w:gridCol w:w="3600"/>
      </w:tblGrid>
      <w:tr w:rsidRPr="000F7C51" w:rsidR="00DB5A2F" w:rsidTr="77C746C6" w14:paraId="6FBF2727" w14:textId="77777777">
        <w:tc>
          <w:tcPr>
            <w:tcW w:w="2785" w:type="dxa"/>
            <w:tcMar/>
            <w:hideMark/>
          </w:tcPr>
          <w:p w:rsidRPr="000F7C51" w:rsidR="00DB5A2F" w:rsidP="00AA3DF7" w:rsidRDefault="00DB5A2F" w14:paraId="65BC7E93"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Preference</w:t>
            </w:r>
          </w:p>
        </w:tc>
        <w:tc>
          <w:tcPr>
            <w:tcW w:w="2790" w:type="dxa"/>
            <w:tcMar/>
            <w:hideMark/>
          </w:tcPr>
          <w:p w:rsidRPr="000F7C51" w:rsidR="00DB5A2F" w:rsidP="00AA3DF7" w:rsidRDefault="00DB5A2F" w14:paraId="0B50B748"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Frequency</w:t>
            </w:r>
          </w:p>
        </w:tc>
        <w:tc>
          <w:tcPr>
            <w:tcW w:w="3600" w:type="dxa"/>
            <w:tcMar/>
            <w:hideMark/>
          </w:tcPr>
          <w:p w:rsidRPr="000F7C51" w:rsidR="00DB5A2F" w:rsidP="00AA3DF7" w:rsidRDefault="00DB5A2F" w14:paraId="3293EB85" w14:textId="0515D9FE">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Percentage (%)</w:t>
            </w:r>
          </w:p>
        </w:tc>
      </w:tr>
      <w:tr w:rsidRPr="000F7C51" w:rsidR="00DB5A2F" w:rsidTr="77C746C6" w14:paraId="59B13222" w14:textId="77777777">
        <w:tc>
          <w:tcPr>
            <w:tcW w:w="2785" w:type="dxa"/>
            <w:tcMar/>
            <w:hideMark/>
          </w:tcPr>
          <w:p w:rsidRPr="000F7C51" w:rsidR="00DB5A2F" w:rsidP="0097374F" w:rsidRDefault="00DB5A2F" w14:paraId="134DFB35" w14:textId="77777777">
            <w:pPr>
              <w:spacing w:line="480" w:lineRule="auto"/>
              <w:rPr>
                <w:rFonts w:ascii="Times New Roman" w:hAnsi="Times New Roman" w:cs="Times New Roman"/>
                <w:lang w:val="en-US"/>
              </w:rPr>
            </w:pPr>
            <w:r w:rsidRPr="000F7C51">
              <w:rPr>
                <w:rFonts w:ascii="Times New Roman" w:hAnsi="Times New Roman" w:cs="Times New Roman"/>
                <w:lang w:val="en-US"/>
              </w:rPr>
              <w:t>Print books</w:t>
            </w:r>
          </w:p>
        </w:tc>
        <w:tc>
          <w:tcPr>
            <w:tcW w:w="2790" w:type="dxa"/>
            <w:tcMar/>
            <w:hideMark/>
          </w:tcPr>
          <w:p w:rsidRPr="000F7C51" w:rsidR="00DB5A2F" w:rsidP="000F330A" w:rsidRDefault="00DB5A2F" w14:paraId="31AAD36E"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39</w:t>
            </w:r>
          </w:p>
        </w:tc>
        <w:tc>
          <w:tcPr>
            <w:tcW w:w="3600" w:type="dxa"/>
            <w:tcMar/>
            <w:hideMark/>
          </w:tcPr>
          <w:p w:rsidRPr="000F7C51" w:rsidR="00DB5A2F" w:rsidP="000F330A" w:rsidRDefault="00DB5A2F" w14:paraId="017DFF20"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39.0</w:t>
            </w:r>
          </w:p>
        </w:tc>
      </w:tr>
      <w:tr w:rsidRPr="000F7C51" w:rsidR="00DB5A2F" w:rsidTr="77C746C6" w14:paraId="5172EE29" w14:textId="77777777">
        <w:tc>
          <w:tcPr>
            <w:tcW w:w="2785" w:type="dxa"/>
            <w:tcMar/>
            <w:hideMark/>
          </w:tcPr>
          <w:p w:rsidRPr="000F7C51" w:rsidR="00DB5A2F" w:rsidP="0097374F" w:rsidRDefault="00DB5A2F" w14:paraId="7DDD3570" w14:textId="77777777">
            <w:pPr>
              <w:spacing w:line="480" w:lineRule="auto"/>
              <w:rPr>
                <w:rFonts w:ascii="Times New Roman" w:hAnsi="Times New Roman" w:cs="Times New Roman"/>
                <w:lang w:val="en-US"/>
              </w:rPr>
            </w:pPr>
            <w:r w:rsidRPr="000F7C51">
              <w:rPr>
                <w:rFonts w:ascii="Times New Roman" w:hAnsi="Times New Roman" w:cs="Times New Roman"/>
                <w:lang w:val="en-US"/>
              </w:rPr>
              <w:t>E-books</w:t>
            </w:r>
          </w:p>
        </w:tc>
        <w:tc>
          <w:tcPr>
            <w:tcW w:w="2790" w:type="dxa"/>
            <w:tcMar/>
            <w:hideMark/>
          </w:tcPr>
          <w:p w:rsidRPr="000F7C51" w:rsidR="00DB5A2F" w:rsidP="000F330A" w:rsidRDefault="00DB5A2F" w14:paraId="2A58155B"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35</w:t>
            </w:r>
          </w:p>
        </w:tc>
        <w:tc>
          <w:tcPr>
            <w:tcW w:w="3600" w:type="dxa"/>
            <w:tcMar/>
            <w:hideMark/>
          </w:tcPr>
          <w:p w:rsidRPr="000F7C51" w:rsidR="00DB5A2F" w:rsidP="000F330A" w:rsidRDefault="00DB5A2F" w14:paraId="10380DB7"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35.0</w:t>
            </w:r>
          </w:p>
        </w:tc>
      </w:tr>
      <w:tr w:rsidRPr="000F7C51" w:rsidR="00DB5A2F" w:rsidTr="77C746C6" w14:paraId="39501725" w14:textId="77777777">
        <w:tc>
          <w:tcPr>
            <w:tcW w:w="2785" w:type="dxa"/>
            <w:tcMar/>
            <w:hideMark/>
          </w:tcPr>
          <w:p w:rsidRPr="000F7C51" w:rsidR="00DB5A2F" w:rsidP="0097374F" w:rsidRDefault="00DB5A2F" w14:paraId="41277C14" w14:textId="77777777">
            <w:pPr>
              <w:spacing w:line="480" w:lineRule="auto"/>
              <w:rPr>
                <w:rFonts w:ascii="Times New Roman" w:hAnsi="Times New Roman" w:cs="Times New Roman"/>
                <w:lang w:val="en-US"/>
              </w:rPr>
            </w:pPr>
            <w:r w:rsidRPr="000F7C51">
              <w:rPr>
                <w:rFonts w:ascii="Times New Roman" w:hAnsi="Times New Roman" w:cs="Times New Roman"/>
                <w:lang w:val="en-US"/>
              </w:rPr>
              <w:t>No strong preference</w:t>
            </w:r>
          </w:p>
        </w:tc>
        <w:tc>
          <w:tcPr>
            <w:tcW w:w="2790" w:type="dxa"/>
            <w:tcMar/>
            <w:hideMark/>
          </w:tcPr>
          <w:p w:rsidRPr="000F7C51" w:rsidR="00DB5A2F" w:rsidP="000F330A" w:rsidRDefault="00DB5A2F" w14:paraId="22CFD54C"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26</w:t>
            </w:r>
          </w:p>
        </w:tc>
        <w:tc>
          <w:tcPr>
            <w:tcW w:w="3600" w:type="dxa"/>
            <w:tcMar/>
            <w:hideMark/>
          </w:tcPr>
          <w:p w:rsidRPr="000F7C51" w:rsidR="00DB5A2F" w:rsidP="000F330A" w:rsidRDefault="00DB5A2F" w14:paraId="1A3689C5" w14:textId="77777777">
            <w:pPr>
              <w:spacing w:line="480" w:lineRule="auto"/>
              <w:jc w:val="center"/>
              <w:rPr>
                <w:rFonts w:ascii="Times New Roman" w:hAnsi="Times New Roman" w:cs="Times New Roman"/>
                <w:lang w:val="en-US"/>
              </w:rPr>
            </w:pPr>
            <w:r w:rsidRPr="000F7C51">
              <w:rPr>
                <w:rFonts w:ascii="Times New Roman" w:hAnsi="Times New Roman" w:cs="Times New Roman"/>
                <w:lang w:val="en-US"/>
              </w:rPr>
              <w:t>26.0</w:t>
            </w:r>
          </w:p>
        </w:tc>
      </w:tr>
      <w:tr w:rsidRPr="000F7C51" w:rsidR="00DB5A2F" w:rsidTr="77C746C6" w14:paraId="1532F75F" w14:textId="77777777">
        <w:tc>
          <w:tcPr>
            <w:tcW w:w="2785" w:type="dxa"/>
            <w:tcMar/>
            <w:hideMark/>
          </w:tcPr>
          <w:p w:rsidRPr="000F7C51" w:rsidR="00DB5A2F" w:rsidP="0097374F" w:rsidRDefault="00DB5A2F" w14:paraId="5094B258" w14:textId="77777777">
            <w:pPr>
              <w:spacing w:line="480" w:lineRule="auto"/>
              <w:rPr>
                <w:rFonts w:ascii="Times New Roman" w:hAnsi="Times New Roman" w:cs="Times New Roman"/>
                <w:lang w:val="en-US"/>
              </w:rPr>
            </w:pPr>
            <w:r w:rsidRPr="000F7C51">
              <w:rPr>
                <w:rFonts w:ascii="Times New Roman" w:hAnsi="Times New Roman" w:cs="Times New Roman"/>
                <w:b/>
                <w:bCs/>
                <w:lang w:val="en-US"/>
              </w:rPr>
              <w:t>Total</w:t>
            </w:r>
          </w:p>
        </w:tc>
        <w:tc>
          <w:tcPr>
            <w:tcW w:w="2790" w:type="dxa"/>
            <w:tcMar/>
            <w:hideMark/>
          </w:tcPr>
          <w:p w:rsidRPr="000F7C51" w:rsidR="00DB5A2F" w:rsidP="000F330A" w:rsidRDefault="00DB5A2F" w14:paraId="738AB3E1" w14:textId="77777777">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100</w:t>
            </w:r>
          </w:p>
        </w:tc>
        <w:tc>
          <w:tcPr>
            <w:tcW w:w="3600" w:type="dxa"/>
            <w:tcMar/>
            <w:hideMark/>
          </w:tcPr>
          <w:p w:rsidRPr="000F7C51" w:rsidR="00DB5A2F" w:rsidP="000F330A" w:rsidRDefault="7B4AEF28" w14:paraId="2B23BDBE" w14:textId="3F18C465">
            <w:pPr>
              <w:spacing w:line="480" w:lineRule="auto"/>
              <w:jc w:val="center"/>
              <w:rPr>
                <w:rFonts w:ascii="Times New Roman" w:hAnsi="Times New Roman" w:cs="Times New Roman"/>
              </w:rPr>
            </w:pPr>
            <w:r w:rsidRPr="000F7C51">
              <w:rPr>
                <w:rFonts w:ascii="Times New Roman" w:hAnsi="Times New Roman" w:cs="Times New Roman"/>
                <w:b/>
                <w:bCs/>
                <w:lang w:val="en-US"/>
              </w:rPr>
              <w:t>100.0</w:t>
            </w:r>
          </w:p>
        </w:tc>
      </w:tr>
    </w:tbl>
    <w:p w:rsidR="00B2320B" w:rsidP="00CF4247" w:rsidRDefault="00B2320B" w14:paraId="1A90D79C" w14:textId="77777777">
      <w:pPr>
        <w:spacing w:line="480" w:lineRule="auto"/>
        <w:rPr>
          <w:rFonts w:ascii="Times New Roman" w:hAnsi="Times New Roman" w:cs="Times New Roman"/>
          <w:lang w:val="en-US"/>
        </w:rPr>
      </w:pPr>
    </w:p>
    <w:p w:rsidRPr="005E45EA" w:rsidR="005E45EA" w:rsidP="005E45EA" w:rsidRDefault="005E45EA" w14:paraId="3A3DD466" w14:textId="77777777">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rsidR="1A7C2BEA" w:rsidP="77C746C6" w:rsidRDefault="1A7C2BEA" w14:paraId="0526CEA4" w14:textId="4484A756">
      <w:pPr>
        <w:spacing w:line="480" w:lineRule="auto"/>
        <w:ind w:firstLine="720"/>
      </w:pPr>
      <w:r w:rsidRPr="77C746C6" w:rsidR="1A7C2BEA">
        <w:rPr>
          <w:rFonts w:ascii="Times New Roman" w:hAnsi="Times New Roman" w:cs="Times New Roman"/>
          <w:lang w:val="en-US"/>
        </w:rPr>
        <w:t>Students showed a slight preference for printed books (39.0%) over e-books (35.0%), with 26.0% having no strong preference. This result reinforces the barrier findings, where preference for print materials ranked second highest. Although e-books offer convenience, many students still feel more comfortable with traditional books, especially when doing intensive academic work that requires note-taking and deep concentration.</w:t>
      </w:r>
    </w:p>
    <w:p w:rsidR="77C746C6" w:rsidP="77C746C6" w:rsidRDefault="77C746C6" w14:paraId="2853652E" w14:textId="36DDE2BD">
      <w:pPr>
        <w:spacing w:line="480" w:lineRule="auto"/>
        <w:ind w:firstLine="720"/>
        <w:rPr>
          <w:rFonts w:ascii="Times New Roman" w:hAnsi="Times New Roman" w:cs="Times New Roman"/>
          <w:lang w:val="en-US"/>
        </w:rPr>
      </w:pPr>
    </w:p>
    <w:p w:rsidRPr="000F7C51" w:rsidR="00E06E31" w:rsidP="0097374F" w:rsidRDefault="00E06E31" w14:paraId="051108FD" w14:textId="005D7A42">
      <w:pPr>
        <w:spacing w:line="480" w:lineRule="auto"/>
        <w:rPr>
          <w:rFonts w:ascii="Times New Roman" w:hAnsi="Times New Roman" w:cs="Times New Roman"/>
          <w:b/>
          <w:bCs/>
          <w:lang w:val="en-US"/>
        </w:rPr>
      </w:pPr>
      <w:r w:rsidRPr="000F7C51">
        <w:rPr>
          <w:rFonts w:ascii="Times New Roman" w:hAnsi="Times New Roman" w:cs="Times New Roman"/>
          <w:b/>
          <w:bCs/>
          <w:lang w:val="en-US"/>
        </w:rPr>
        <w:t>3.6 Analysis of Open-Ended Responses</w:t>
      </w:r>
    </w:p>
    <w:p w:rsidRPr="000F7C51" w:rsidR="00E06E31" w:rsidP="000F330A" w:rsidRDefault="66A2910C" w14:paraId="0FE3A5D0" w14:textId="6EC6B531">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 xml:space="preserve">Table </w:t>
      </w:r>
      <w:r w:rsidR="0098162C">
        <w:rPr>
          <w:rFonts w:ascii="Times New Roman" w:hAnsi="Times New Roman" w:cs="Times New Roman"/>
          <w:b/>
          <w:bCs/>
          <w:lang w:val="en-US"/>
        </w:rPr>
        <w:t>10</w:t>
      </w:r>
      <w:r w:rsidRPr="000F7C51">
        <w:rPr>
          <w:rFonts w:ascii="Times New Roman" w:hAnsi="Times New Roman" w:cs="Times New Roman"/>
          <w:b/>
          <w:bCs/>
          <w:lang w:val="en-US"/>
        </w:rPr>
        <w:t>. Why do you prefer the option you chose in Question 14? (Reasons for Preference)</w:t>
      </w:r>
    </w:p>
    <w:tbl>
      <w:tblPr>
        <w:tblStyle w:val="TableGrid"/>
        <w:tblW w:w="9766" w:type="dxa"/>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548"/>
        <w:gridCol w:w="3602"/>
        <w:gridCol w:w="3616"/>
      </w:tblGrid>
      <w:tr w:rsidRPr="000F7C51" w:rsidR="00E06E31" w:rsidTr="77C746C6" w14:paraId="47EDEFD3" w14:textId="77777777">
        <w:trPr>
          <w:trHeight w:val="648"/>
        </w:trPr>
        <w:tc>
          <w:tcPr>
            <w:tcW w:w="0" w:type="auto"/>
            <w:tcMar/>
            <w:hideMark/>
          </w:tcPr>
          <w:p w:rsidRPr="000F7C51" w:rsidR="00E06E31" w:rsidP="00AA3DF7" w:rsidRDefault="00E06E31" w14:paraId="4C280219"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Theme</w:t>
            </w:r>
          </w:p>
        </w:tc>
        <w:tc>
          <w:tcPr>
            <w:tcW w:w="0" w:type="auto"/>
            <w:tcMar/>
            <w:hideMark/>
          </w:tcPr>
          <w:p w:rsidRPr="000F7C51" w:rsidR="00E06E31" w:rsidP="00AA3DF7" w:rsidRDefault="00E06E31" w14:paraId="35E54DAD"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Description</w:t>
            </w:r>
          </w:p>
        </w:tc>
        <w:tc>
          <w:tcPr>
            <w:tcW w:w="0" w:type="auto"/>
            <w:tcMar/>
            <w:hideMark/>
          </w:tcPr>
          <w:p w:rsidRPr="000F7C51" w:rsidR="00E06E31" w:rsidP="00AA3DF7" w:rsidRDefault="00E06E31" w14:paraId="38E1C276" w14:textId="523FFDCB">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Sample Responses</w:t>
            </w:r>
          </w:p>
        </w:tc>
      </w:tr>
      <w:tr w:rsidRPr="000F7C51" w:rsidR="00E06E31" w:rsidTr="77C746C6" w14:paraId="3F87567B" w14:textId="77777777">
        <w:trPr>
          <w:trHeight w:val="1336"/>
        </w:trPr>
        <w:tc>
          <w:tcPr>
            <w:tcW w:w="0" w:type="auto"/>
            <w:tcMar/>
            <w:hideMark/>
          </w:tcPr>
          <w:p w:rsidRPr="000F7C51" w:rsidR="00E06E31" w:rsidP="0097374F" w:rsidRDefault="00E06E31" w14:paraId="0E164C05"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Better for note-taking &amp; focus</w:t>
            </w:r>
          </w:p>
        </w:tc>
        <w:tc>
          <w:tcPr>
            <w:tcW w:w="0" w:type="auto"/>
            <w:tcMar/>
            <w:hideMark/>
          </w:tcPr>
          <w:p w:rsidRPr="000F7C51" w:rsidR="00E06E31" w:rsidP="0097374F" w:rsidRDefault="00E06E31" w14:paraId="086F118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to highlight, write notes, and concentrate</w:t>
            </w:r>
          </w:p>
        </w:tc>
        <w:tc>
          <w:tcPr>
            <w:tcW w:w="0" w:type="auto"/>
            <w:tcMar/>
            <w:hideMark/>
          </w:tcPr>
          <w:p w:rsidRPr="000F7C51" w:rsidR="00E06E31" w:rsidP="0097374F" w:rsidRDefault="00E06E31" w14:paraId="2800BE0A" w14:textId="6E1C67CC">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to take notes”, “Better for deep reading”</w:t>
            </w:r>
          </w:p>
        </w:tc>
      </w:tr>
      <w:tr w:rsidRPr="000F7C51" w:rsidR="00E06E31" w:rsidTr="77C746C6" w14:paraId="5D7DFB34" w14:textId="77777777">
        <w:trPr>
          <w:trHeight w:val="1318"/>
        </w:trPr>
        <w:tc>
          <w:tcPr>
            <w:tcW w:w="0" w:type="auto"/>
            <w:tcMar/>
            <w:hideMark/>
          </w:tcPr>
          <w:p w:rsidRPr="000F7C51" w:rsidR="00E06E31" w:rsidP="0097374F" w:rsidRDefault="00E06E31" w14:paraId="460D8626"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Less eye strain</w:t>
            </w:r>
          </w:p>
        </w:tc>
        <w:tc>
          <w:tcPr>
            <w:tcW w:w="0" w:type="auto"/>
            <w:tcMar/>
            <w:hideMark/>
          </w:tcPr>
          <w:p w:rsidRPr="000F7C51" w:rsidR="00E06E31" w:rsidP="0097374F" w:rsidRDefault="00E06E31" w14:paraId="0FE03500"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Reduces tiredness from screens</w:t>
            </w:r>
          </w:p>
        </w:tc>
        <w:tc>
          <w:tcPr>
            <w:tcW w:w="0" w:type="auto"/>
            <w:tcMar/>
            <w:hideMark/>
          </w:tcPr>
          <w:p w:rsidRPr="000F7C51" w:rsidR="00E06E31" w:rsidP="0097374F" w:rsidRDefault="00E06E31" w14:paraId="275E08A2"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“Less eye strain”, “Screen hurts my eyes”</w:t>
            </w:r>
          </w:p>
        </w:tc>
      </w:tr>
      <w:tr w:rsidRPr="000F7C51" w:rsidR="00E06E31" w:rsidTr="77C746C6" w14:paraId="07412FC9" w14:textId="77777777">
        <w:trPr>
          <w:trHeight w:val="1318"/>
        </w:trPr>
        <w:tc>
          <w:tcPr>
            <w:tcW w:w="0" w:type="auto"/>
            <w:tcMar/>
            <w:hideMark/>
          </w:tcPr>
          <w:p w:rsidRPr="000F7C51" w:rsidR="00E06E31" w:rsidP="0097374F" w:rsidRDefault="00E06E31" w14:paraId="451AD740"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Habit and familiarity</w:t>
            </w:r>
          </w:p>
        </w:tc>
        <w:tc>
          <w:tcPr>
            <w:tcW w:w="0" w:type="auto"/>
            <w:tcMar/>
            <w:hideMark/>
          </w:tcPr>
          <w:p w:rsidRPr="000F7C51" w:rsidR="00E06E31" w:rsidP="0097374F" w:rsidRDefault="00E06E31" w14:paraId="31C09887"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Used to physical books</w:t>
            </w:r>
          </w:p>
        </w:tc>
        <w:tc>
          <w:tcPr>
            <w:tcW w:w="0" w:type="auto"/>
            <w:tcMar/>
            <w:hideMark/>
          </w:tcPr>
          <w:p w:rsidRPr="000F7C51" w:rsidR="00E06E31" w:rsidP="0097374F" w:rsidRDefault="00E06E31" w14:paraId="44A84A8F"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“I’m more comfortable with print books”</w:t>
            </w:r>
          </w:p>
        </w:tc>
      </w:tr>
      <w:tr w:rsidRPr="000F7C51" w:rsidR="00E06E31" w:rsidTr="77C746C6" w14:paraId="64DDE000" w14:textId="77777777">
        <w:trPr>
          <w:trHeight w:val="1318"/>
        </w:trPr>
        <w:tc>
          <w:tcPr>
            <w:tcW w:w="0" w:type="auto"/>
            <w:tcMar/>
            <w:hideMark/>
          </w:tcPr>
          <w:p w:rsidRPr="000F7C51" w:rsidR="00E06E31" w:rsidP="0097374F" w:rsidRDefault="00E06E31" w14:paraId="6AD2F1B5"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Convenience of e-books</w:t>
            </w:r>
          </w:p>
        </w:tc>
        <w:tc>
          <w:tcPr>
            <w:tcW w:w="0" w:type="auto"/>
            <w:tcMar/>
            <w:hideMark/>
          </w:tcPr>
          <w:p w:rsidRPr="000F7C51" w:rsidR="00E06E31" w:rsidP="0097374F" w:rsidRDefault="00E06E31" w14:paraId="398F95B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Portability and searchability</w:t>
            </w:r>
          </w:p>
        </w:tc>
        <w:tc>
          <w:tcPr>
            <w:tcW w:w="0" w:type="auto"/>
            <w:tcMar/>
            <w:hideMark/>
          </w:tcPr>
          <w:p w:rsidRPr="000F7C51" w:rsidR="00E06E31" w:rsidP="0097374F" w:rsidRDefault="00E06E31" w14:paraId="546FECD7"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“Easy to carry and search”</w:t>
            </w:r>
          </w:p>
        </w:tc>
      </w:tr>
    </w:tbl>
    <w:p w:rsidR="00D811EB" w:rsidP="6D98F928" w:rsidRDefault="00D811EB" w14:paraId="4188502C" w14:textId="4779F0BE">
      <w:pPr>
        <w:spacing w:line="480" w:lineRule="auto"/>
        <w:rPr>
          <w:rFonts w:ascii="Times New Roman" w:hAnsi="Times New Roman" w:cs="Times New Roman"/>
        </w:rPr>
      </w:pPr>
    </w:p>
    <w:p w:rsidR="77C746C6" w:rsidP="77C746C6" w:rsidRDefault="77C746C6" w14:paraId="1EDC9CA3" w14:textId="72D32E3E">
      <w:pPr>
        <w:spacing w:line="480" w:lineRule="auto"/>
        <w:rPr>
          <w:rFonts w:ascii="Times New Roman" w:hAnsi="Times New Roman" w:cs="Times New Roman"/>
        </w:rPr>
      </w:pPr>
    </w:p>
    <w:p w:rsidRPr="005E45EA" w:rsidR="005E45EA" w:rsidP="005E45EA" w:rsidRDefault="005E45EA" w14:paraId="375C6855" w14:textId="77777777">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rsidRPr="00943E53" w:rsidR="005E45EA" w:rsidP="00943E53" w:rsidRDefault="005E45EA" w14:paraId="2A838A66" w14:textId="542DB329">
      <w:pPr>
        <w:spacing w:line="480" w:lineRule="auto"/>
        <w:ind w:firstLine="720"/>
      </w:pPr>
      <w:r w:rsidRPr="77C746C6" w:rsidR="1A7C2BEA">
        <w:rPr>
          <w:rFonts w:ascii="Times New Roman" w:hAnsi="Times New Roman" w:cs="Times New Roman"/>
          <w:lang w:val="en-US"/>
        </w:rPr>
        <w:t>The open-ended responses clearly support the quantitative data. Students who preferred printed books frequently mentioned better note-taking ability and reduced eye strain as key reasons. On the other hand, those who preferred e-books highlighted convenience and searchability. This shows that while some students see the advantages of digital format, practical study habits still favor traditional books.</w:t>
      </w:r>
    </w:p>
    <w:p w:rsidR="77C746C6" w:rsidP="77C746C6" w:rsidRDefault="77C746C6" w14:paraId="053A8D4D" w14:textId="164D2DF0">
      <w:pPr>
        <w:spacing w:line="480" w:lineRule="auto"/>
        <w:ind w:firstLine="720"/>
        <w:rPr>
          <w:rFonts w:ascii="Times New Roman" w:hAnsi="Times New Roman" w:cs="Times New Roman"/>
          <w:lang w:val="en-US"/>
        </w:rPr>
      </w:pPr>
    </w:p>
    <w:p w:rsidRPr="000F7C51" w:rsidR="00E06E31" w:rsidP="000F330A" w:rsidRDefault="66A2910C" w14:paraId="0FA81E43" w14:textId="2C884B52">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 xml:space="preserve">Table </w:t>
      </w:r>
      <w:r w:rsidRPr="000F7C51" w:rsidR="295A0C9A">
        <w:rPr>
          <w:rFonts w:ascii="Times New Roman" w:hAnsi="Times New Roman" w:cs="Times New Roman"/>
          <w:b/>
          <w:bCs/>
          <w:lang w:val="en-US"/>
        </w:rPr>
        <w:t>1</w:t>
      </w:r>
      <w:r w:rsidR="0098162C">
        <w:rPr>
          <w:rFonts w:ascii="Times New Roman" w:hAnsi="Times New Roman" w:cs="Times New Roman"/>
          <w:b/>
          <w:bCs/>
          <w:lang w:val="en-US"/>
        </w:rPr>
        <w:t>1</w:t>
      </w:r>
      <w:r w:rsidRPr="000F7C51">
        <w:rPr>
          <w:rFonts w:ascii="Times New Roman" w:hAnsi="Times New Roman" w:cs="Times New Roman"/>
          <w:b/>
          <w:bCs/>
          <w:lang w:val="en-US"/>
        </w:rPr>
        <w:t>. What suggestions do you have to encourage more students to use the e-book system?</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4A0" w:firstRow="1" w:lastRow="0" w:firstColumn="1" w:lastColumn="0" w:noHBand="0" w:noVBand="1"/>
      </w:tblPr>
      <w:tblGrid>
        <w:gridCol w:w="2629"/>
        <w:gridCol w:w="3102"/>
        <w:gridCol w:w="3619"/>
      </w:tblGrid>
      <w:tr w:rsidRPr="000F7C51" w:rsidR="00E06E31" w:rsidTr="77C746C6" w14:paraId="1255D578" w14:textId="77777777">
        <w:tc>
          <w:tcPr>
            <w:tcW w:w="0" w:type="auto"/>
            <w:tcMar/>
            <w:hideMark/>
          </w:tcPr>
          <w:p w:rsidRPr="000F7C51" w:rsidR="00E06E31" w:rsidP="00AA3DF7" w:rsidRDefault="00E06E31" w14:paraId="068EC659"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Theme</w:t>
            </w:r>
          </w:p>
        </w:tc>
        <w:tc>
          <w:tcPr>
            <w:tcW w:w="0" w:type="auto"/>
            <w:tcMar/>
            <w:hideMark/>
          </w:tcPr>
          <w:p w:rsidRPr="000F7C51" w:rsidR="00E06E31" w:rsidP="00AA3DF7" w:rsidRDefault="00E06E31" w14:paraId="2E5BFA82" w14:textId="77777777">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Description</w:t>
            </w:r>
          </w:p>
        </w:tc>
        <w:tc>
          <w:tcPr>
            <w:tcW w:w="0" w:type="auto"/>
            <w:tcMar/>
            <w:hideMark/>
          </w:tcPr>
          <w:p w:rsidRPr="000F7C51" w:rsidR="00E06E31" w:rsidP="00AA3DF7" w:rsidRDefault="00E06E31" w14:paraId="19A60D38" w14:textId="3397F888">
            <w:pPr>
              <w:spacing w:line="480" w:lineRule="auto"/>
              <w:jc w:val="center"/>
              <w:rPr>
                <w:rFonts w:ascii="Times New Roman" w:hAnsi="Times New Roman" w:cs="Times New Roman"/>
                <w:b/>
                <w:bCs/>
                <w:lang w:val="en-US"/>
              </w:rPr>
            </w:pPr>
            <w:r w:rsidRPr="000F7C51">
              <w:rPr>
                <w:rFonts w:ascii="Times New Roman" w:hAnsi="Times New Roman" w:cs="Times New Roman"/>
                <w:b/>
                <w:bCs/>
                <w:lang w:val="en-US"/>
              </w:rPr>
              <w:t>Sample Responses</w:t>
            </w:r>
          </w:p>
        </w:tc>
      </w:tr>
      <w:tr w:rsidRPr="000F7C51" w:rsidR="00E06E31" w:rsidTr="77C746C6" w14:paraId="6D9C8805" w14:textId="77777777">
        <w:tc>
          <w:tcPr>
            <w:tcW w:w="0" w:type="auto"/>
            <w:tcMar/>
            <w:hideMark/>
          </w:tcPr>
          <w:p w:rsidRPr="000F7C51" w:rsidR="00E06E31" w:rsidP="0097374F" w:rsidRDefault="00E06E31" w14:paraId="01EB11F2"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Improve internet connection</w:t>
            </w:r>
          </w:p>
        </w:tc>
        <w:tc>
          <w:tcPr>
            <w:tcW w:w="0" w:type="auto"/>
            <w:tcMar/>
            <w:hideMark/>
          </w:tcPr>
          <w:p w:rsidRPr="000F7C51" w:rsidR="00E06E31" w:rsidP="0097374F" w:rsidRDefault="00E06E31" w14:paraId="321C30F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Faster and more reliable Wi-Fi</w:t>
            </w:r>
          </w:p>
        </w:tc>
        <w:tc>
          <w:tcPr>
            <w:tcW w:w="0" w:type="auto"/>
            <w:tcMar/>
            <w:hideMark/>
          </w:tcPr>
          <w:p w:rsidRPr="000F7C51" w:rsidR="00E06E31" w:rsidP="0097374F" w:rsidRDefault="00E06E31" w14:paraId="7E8FCC46"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“Better internet in school”, “Fix the Wi-Fi”</w:t>
            </w:r>
          </w:p>
        </w:tc>
      </w:tr>
      <w:tr w:rsidRPr="000F7C51" w:rsidR="00E06E31" w:rsidTr="77C746C6" w14:paraId="2CDEA022" w14:textId="77777777">
        <w:tc>
          <w:tcPr>
            <w:tcW w:w="0" w:type="auto"/>
            <w:tcMar/>
            <w:hideMark/>
          </w:tcPr>
          <w:p w:rsidRPr="000F7C51" w:rsidR="00E06E31" w:rsidP="0097374F" w:rsidRDefault="00E06E31" w14:paraId="291B2BE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Awareness campaigns &amp; training</w:t>
            </w:r>
          </w:p>
        </w:tc>
        <w:tc>
          <w:tcPr>
            <w:tcW w:w="0" w:type="auto"/>
            <w:tcMar/>
            <w:hideMark/>
          </w:tcPr>
          <w:p w:rsidRPr="000F7C51" w:rsidR="00E06E31" w:rsidP="0097374F" w:rsidRDefault="00E06E31" w14:paraId="127092D7"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Orientations, tutorials, posters</w:t>
            </w:r>
          </w:p>
        </w:tc>
        <w:tc>
          <w:tcPr>
            <w:tcW w:w="0" w:type="auto"/>
            <w:tcMar/>
            <w:hideMark/>
          </w:tcPr>
          <w:p w:rsidRPr="000F7C51" w:rsidR="00E06E31" w:rsidP="0097374F" w:rsidRDefault="00E06E31" w14:paraId="03BE0BFD" w14:textId="773D40A1">
            <w:pPr>
              <w:spacing w:line="480" w:lineRule="auto"/>
              <w:rPr>
                <w:rFonts w:ascii="Times New Roman" w:hAnsi="Times New Roman" w:cs="Times New Roman"/>
                <w:b/>
                <w:bCs/>
                <w:lang w:val="en-US"/>
              </w:rPr>
            </w:pPr>
            <w:r w:rsidRPr="000F7C51">
              <w:rPr>
                <w:rFonts w:ascii="Times New Roman" w:hAnsi="Times New Roman" w:cs="Times New Roman"/>
                <w:b/>
                <w:bCs/>
                <w:lang w:val="en-US"/>
              </w:rPr>
              <w:t>“Conduct training”, “More awareness in class”</w:t>
            </w:r>
          </w:p>
        </w:tc>
      </w:tr>
      <w:tr w:rsidRPr="000F7C51" w:rsidR="00E06E31" w:rsidTr="77C746C6" w14:paraId="244AC0D8" w14:textId="77777777">
        <w:tc>
          <w:tcPr>
            <w:tcW w:w="0" w:type="auto"/>
            <w:tcMar/>
            <w:hideMark/>
          </w:tcPr>
          <w:p w:rsidRPr="000F7C51" w:rsidR="00E06E31" w:rsidP="0097374F" w:rsidRDefault="00E06E31" w14:paraId="73B20D2B"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More relevant e-books</w:t>
            </w:r>
          </w:p>
        </w:tc>
        <w:tc>
          <w:tcPr>
            <w:tcW w:w="0" w:type="auto"/>
            <w:tcMar/>
            <w:hideMark/>
          </w:tcPr>
          <w:p w:rsidRPr="000F7C51" w:rsidR="00E06E31" w:rsidP="0097374F" w:rsidRDefault="00E06E31" w14:paraId="10B01C24" w14:textId="3DE1232E">
            <w:pPr>
              <w:spacing w:line="480" w:lineRule="auto"/>
              <w:rPr>
                <w:rFonts w:ascii="Times New Roman" w:hAnsi="Times New Roman" w:cs="Times New Roman"/>
                <w:b/>
                <w:bCs/>
                <w:lang w:val="en-US"/>
              </w:rPr>
            </w:pPr>
            <w:r w:rsidRPr="000F7C51">
              <w:rPr>
                <w:rFonts w:ascii="Times New Roman" w:hAnsi="Times New Roman" w:cs="Times New Roman"/>
                <w:b/>
                <w:bCs/>
                <w:lang w:val="en-US"/>
              </w:rPr>
              <w:t>Digitize course materials and textbooks</w:t>
            </w:r>
          </w:p>
        </w:tc>
        <w:tc>
          <w:tcPr>
            <w:tcW w:w="0" w:type="auto"/>
            <w:tcMar/>
            <w:hideMark/>
          </w:tcPr>
          <w:p w:rsidRPr="000F7C51" w:rsidR="00E06E31" w:rsidP="0097374F" w:rsidRDefault="00E06E31" w14:paraId="4F344BBF" w14:textId="7193C1D4">
            <w:pPr>
              <w:spacing w:line="480" w:lineRule="auto"/>
              <w:rPr>
                <w:rFonts w:ascii="Times New Roman" w:hAnsi="Times New Roman" w:cs="Times New Roman"/>
                <w:b/>
                <w:bCs/>
                <w:lang w:val="en-US"/>
              </w:rPr>
            </w:pPr>
            <w:r w:rsidRPr="000F7C51">
              <w:rPr>
                <w:rFonts w:ascii="Times New Roman" w:hAnsi="Times New Roman" w:cs="Times New Roman"/>
                <w:b/>
                <w:bCs/>
                <w:lang w:val="en-US"/>
              </w:rPr>
              <w:t>“Add more books for our courses”</w:t>
            </w:r>
          </w:p>
        </w:tc>
      </w:tr>
      <w:tr w:rsidRPr="000F7C51" w:rsidR="00E06E31" w:rsidTr="77C746C6" w14:paraId="5FF4CB7B" w14:textId="77777777">
        <w:tc>
          <w:tcPr>
            <w:tcW w:w="0" w:type="auto"/>
            <w:tcMar/>
            <w:hideMark/>
          </w:tcPr>
          <w:p w:rsidRPr="000F7C51" w:rsidR="00E06E31" w:rsidP="0097374F" w:rsidRDefault="00E06E31" w14:paraId="62D4EBDE"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Easier navigation / interface</w:t>
            </w:r>
          </w:p>
        </w:tc>
        <w:tc>
          <w:tcPr>
            <w:tcW w:w="0" w:type="auto"/>
            <w:tcMar/>
            <w:hideMark/>
          </w:tcPr>
          <w:p w:rsidRPr="000F7C51" w:rsidR="00E06E31" w:rsidP="0097374F" w:rsidRDefault="00E06E31" w14:paraId="1D6995D7" w14:textId="2E3D779F">
            <w:pPr>
              <w:spacing w:line="480" w:lineRule="auto"/>
              <w:rPr>
                <w:rFonts w:ascii="Times New Roman" w:hAnsi="Times New Roman" w:cs="Times New Roman"/>
                <w:b/>
                <w:bCs/>
                <w:lang w:val="en-US"/>
              </w:rPr>
            </w:pPr>
            <w:r w:rsidRPr="000F7C51">
              <w:rPr>
                <w:rFonts w:ascii="Times New Roman" w:hAnsi="Times New Roman" w:cs="Times New Roman"/>
                <w:b/>
                <w:bCs/>
                <w:lang w:val="en-US"/>
              </w:rPr>
              <w:t>Improve KOHA usability</w:t>
            </w:r>
          </w:p>
        </w:tc>
        <w:tc>
          <w:tcPr>
            <w:tcW w:w="0" w:type="auto"/>
            <w:tcMar/>
            <w:hideMark/>
          </w:tcPr>
          <w:p w:rsidRPr="000F7C51" w:rsidR="00E06E31" w:rsidP="0097374F" w:rsidRDefault="00E06E31" w14:paraId="76A62C0C"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“Make it easier to use”, “Better search”</w:t>
            </w:r>
          </w:p>
        </w:tc>
      </w:tr>
      <w:tr w:rsidRPr="000F7C51" w:rsidR="00E06E31" w:rsidTr="77C746C6" w14:paraId="56F76C0E" w14:textId="77777777">
        <w:tc>
          <w:tcPr>
            <w:tcW w:w="0" w:type="auto"/>
            <w:tcMar/>
            <w:hideMark/>
          </w:tcPr>
          <w:p w:rsidRPr="000F7C51" w:rsidR="00E06E31" w:rsidP="0097374F" w:rsidRDefault="00E06E31" w14:paraId="4D2F2917"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Incentives</w:t>
            </w:r>
          </w:p>
        </w:tc>
        <w:tc>
          <w:tcPr>
            <w:tcW w:w="0" w:type="auto"/>
            <w:tcMar/>
            <w:hideMark/>
          </w:tcPr>
          <w:p w:rsidRPr="000F7C51" w:rsidR="00E06E31" w:rsidP="0097374F" w:rsidRDefault="00E06E31" w14:paraId="2548376A" w14:textId="719B0738">
            <w:pPr>
              <w:spacing w:line="480" w:lineRule="auto"/>
              <w:rPr>
                <w:rFonts w:ascii="Times New Roman" w:hAnsi="Times New Roman" w:cs="Times New Roman"/>
                <w:b/>
                <w:bCs/>
                <w:lang w:val="en-US"/>
              </w:rPr>
            </w:pPr>
            <w:r w:rsidRPr="000F7C51">
              <w:rPr>
                <w:rFonts w:ascii="Times New Roman" w:hAnsi="Times New Roman" w:cs="Times New Roman"/>
                <w:b/>
                <w:bCs/>
                <w:lang w:val="en-US"/>
              </w:rPr>
              <w:t>Link to assignments or give rewards</w:t>
            </w:r>
          </w:p>
        </w:tc>
        <w:tc>
          <w:tcPr>
            <w:tcW w:w="0" w:type="auto"/>
            <w:tcMar/>
            <w:hideMark/>
          </w:tcPr>
          <w:p w:rsidRPr="000F7C51" w:rsidR="00E06E31" w:rsidP="0097374F" w:rsidRDefault="00E06E31" w14:paraId="5E82B21A" w14:textId="77777777">
            <w:pPr>
              <w:spacing w:line="480" w:lineRule="auto"/>
              <w:rPr>
                <w:rFonts w:ascii="Times New Roman" w:hAnsi="Times New Roman" w:cs="Times New Roman"/>
                <w:b/>
                <w:bCs/>
                <w:lang w:val="en-US"/>
              </w:rPr>
            </w:pPr>
            <w:r w:rsidRPr="000F7C51">
              <w:rPr>
                <w:rFonts w:ascii="Times New Roman" w:hAnsi="Times New Roman" w:cs="Times New Roman"/>
                <w:b/>
                <w:bCs/>
                <w:lang w:val="en-US"/>
              </w:rPr>
              <w:t>“Make it part of class requirements”</w:t>
            </w:r>
          </w:p>
        </w:tc>
      </w:tr>
    </w:tbl>
    <w:p w:rsidR="00B2320B" w:rsidP="00B2320B" w:rsidRDefault="00B2320B" w14:paraId="36E4F254" w14:textId="77777777">
      <w:pPr>
        <w:spacing w:line="480" w:lineRule="auto"/>
        <w:rPr>
          <w:rFonts w:ascii="Times New Roman" w:hAnsi="Times New Roman" w:cs="Times New Roman"/>
          <w:lang w:val="en-US"/>
        </w:rPr>
      </w:pPr>
    </w:p>
    <w:p w:rsidRPr="005E45EA" w:rsidR="005E45EA" w:rsidP="005E45EA" w:rsidRDefault="005E45EA" w14:paraId="71FDFE04" w14:textId="77777777">
      <w:pPr>
        <w:spacing w:line="480" w:lineRule="auto"/>
        <w:rPr>
          <w:rFonts w:ascii="Times New Roman" w:hAnsi="Times New Roman" w:cs="Times New Roman"/>
          <w:b/>
          <w:bCs/>
          <w:lang w:val="en-US"/>
        </w:rPr>
      </w:pPr>
      <w:r w:rsidRPr="005E45EA">
        <w:rPr>
          <w:rFonts w:ascii="Times New Roman" w:hAnsi="Times New Roman" w:cs="Times New Roman"/>
          <w:b/>
          <w:bCs/>
          <w:lang w:val="en-US"/>
        </w:rPr>
        <w:t xml:space="preserve">Discussion </w:t>
      </w:r>
    </w:p>
    <w:p w:rsidRPr="005E45EA" w:rsidR="005E45EA" w:rsidP="005E45EA" w:rsidRDefault="005E45EA" w14:paraId="5D274117" w14:textId="3282048B">
      <w:pPr>
        <w:spacing w:line="480" w:lineRule="auto"/>
        <w:ind w:firstLine="720"/>
        <w:rPr>
          <w:rFonts w:ascii="Times New Roman" w:hAnsi="Times New Roman" w:cs="Times New Roman"/>
          <w:lang w:val="en-US"/>
        </w:rPr>
      </w:pPr>
      <w:r w:rsidRPr="005E45EA">
        <w:rPr>
          <w:rFonts w:ascii="Times New Roman" w:hAnsi="Times New Roman" w:cs="Times New Roman"/>
          <w:lang w:val="en-US"/>
        </w:rPr>
        <w:t xml:space="preserve">Students provided practical and actionable suggestions. The most common recommendations were improving internet connectivity and conducting awareness campaigns with proper training. Many also suggested adding more course-specific e-books and making the </w:t>
      </w:r>
      <w:r w:rsidR="00D36209">
        <w:rPr>
          <w:rFonts w:ascii="Times New Roman" w:hAnsi="Times New Roman" w:cs="Times New Roman"/>
          <w:lang w:val="en-US"/>
        </w:rPr>
        <w:t>library</w:t>
      </w:r>
      <w:r w:rsidRPr="005E45EA">
        <w:rPr>
          <w:rFonts w:ascii="Times New Roman" w:hAnsi="Times New Roman" w:cs="Times New Roman"/>
          <w:lang w:val="en-US"/>
        </w:rPr>
        <w:t xml:space="preserve"> platform easier to navigate. These qualitative insights are very useful for the library in developing strategies to increase e-book utilization.</w:t>
      </w:r>
    </w:p>
    <w:p w:rsidRPr="000F7C51" w:rsidR="002C44A3" w:rsidP="0097374F" w:rsidRDefault="002C44A3" w14:paraId="58529071" w14:textId="2939F5AF">
      <w:pPr>
        <w:spacing w:line="480" w:lineRule="auto"/>
        <w:rPr>
          <w:rFonts w:ascii="Times New Roman" w:hAnsi="Times New Roman" w:cs="Times New Roman"/>
          <w:b/>
          <w:bCs/>
          <w:lang w:val="en-US"/>
        </w:rPr>
      </w:pPr>
      <w:r w:rsidRPr="000F7C51">
        <w:rPr>
          <w:rFonts w:ascii="Times New Roman" w:hAnsi="Times New Roman" w:cs="Times New Roman"/>
          <w:b/>
          <w:bCs/>
          <w:lang w:val="en-US"/>
        </w:rPr>
        <w:t>4.0 CONCLUSION</w:t>
      </w:r>
    </w:p>
    <w:p w:rsidRPr="000F7C51" w:rsidR="002C44A3" w:rsidP="00CF4247" w:rsidRDefault="002C44A3" w14:paraId="727C166A" w14:textId="35148BAA">
      <w:pPr>
        <w:spacing w:line="480" w:lineRule="auto"/>
        <w:ind w:firstLine="720"/>
        <w:rPr>
          <w:rFonts w:ascii="Times New Roman" w:hAnsi="Times New Roman" w:cs="Times New Roman"/>
          <w:lang w:val="en-US"/>
        </w:rPr>
      </w:pPr>
      <w:r w:rsidRPr="000F7C51">
        <w:rPr>
          <w:rFonts w:ascii="Times New Roman" w:hAnsi="Times New Roman" w:cs="Times New Roman"/>
          <w:lang w:val="en-US"/>
        </w:rPr>
        <w:t xml:space="preserve">This study revealed very low utilization of the </w:t>
      </w:r>
      <w:r w:rsidR="00B35717">
        <w:rPr>
          <w:rFonts w:ascii="Times New Roman" w:hAnsi="Times New Roman" w:cs="Times New Roman"/>
          <w:lang w:val="en-US"/>
        </w:rPr>
        <w:t>library</w:t>
      </w:r>
      <w:r w:rsidRPr="000F7C51">
        <w:rPr>
          <w:rFonts w:ascii="Times New Roman" w:hAnsi="Times New Roman" w:cs="Times New Roman"/>
          <w:lang w:val="en-US"/>
        </w:rPr>
        <w:t xml:space="preserve"> e-book system among Divine Word College of Legazpi students. Although 47% are aware of the system, 86% have never used it. The major barriers identified were unreliable internet connection, strong preference for printed books, and lack of training on how to access the </w:t>
      </w:r>
      <w:r w:rsidR="00B35717">
        <w:rPr>
          <w:rFonts w:ascii="Times New Roman" w:hAnsi="Times New Roman" w:cs="Times New Roman"/>
          <w:lang w:val="en-US"/>
        </w:rPr>
        <w:t>library</w:t>
      </w:r>
      <w:r w:rsidRPr="000F7C51">
        <w:rPr>
          <w:rFonts w:ascii="Times New Roman" w:hAnsi="Times New Roman" w:cs="Times New Roman"/>
          <w:lang w:val="en-US"/>
        </w:rPr>
        <w:t xml:space="preserve"> platform.</w:t>
      </w:r>
    </w:p>
    <w:p w:rsidR="62D7280D" w:rsidP="77C746C6" w:rsidRDefault="62D7280D" w14:paraId="132F1179" w14:textId="61257099">
      <w:pPr>
        <w:spacing w:line="480" w:lineRule="auto"/>
        <w:ind w:firstLine="720"/>
      </w:pPr>
      <w:r w:rsidRPr="77C746C6" w:rsidR="62D7280D">
        <w:rPr>
          <w:rFonts w:ascii="Times New Roman" w:hAnsi="Times New Roman" w:cs="Times New Roman"/>
          <w:lang w:val="en-US"/>
        </w:rPr>
        <w:t xml:space="preserve">The findings align with </w:t>
      </w:r>
      <w:r w:rsidRPr="77C746C6" w:rsidR="62D7280D">
        <w:rPr>
          <w:rFonts w:ascii="Times New Roman" w:hAnsi="Times New Roman" w:cs="Times New Roman"/>
          <w:lang w:val="en-US"/>
        </w:rPr>
        <w:t>previous</w:t>
      </w:r>
      <w:r w:rsidRPr="77C746C6" w:rsidR="62D7280D">
        <w:rPr>
          <w:rFonts w:ascii="Times New Roman" w:hAnsi="Times New Roman" w:cs="Times New Roman"/>
          <w:lang w:val="en-US"/>
        </w:rPr>
        <w:t xml:space="preserve"> studies (Abdullah &amp; Gibb, 2006; Amirtharaj et al., 2023) showing that awareness, technical support, and user training are critical for successful adoption of e-resources in academic libraries. Students recognize the potential convenience of e-books but still face practical and habitual obstacles.</w:t>
      </w:r>
    </w:p>
    <w:p w:rsidRPr="000F7C51" w:rsidR="002C44A3" w:rsidP="0097374F" w:rsidRDefault="005E45EA" w14:paraId="749CFCCA" w14:textId="58383D68">
      <w:pPr>
        <w:spacing w:line="480" w:lineRule="auto"/>
        <w:rPr>
          <w:rFonts w:ascii="Times New Roman" w:hAnsi="Times New Roman" w:cs="Times New Roman"/>
        </w:rPr>
      </w:pPr>
      <w:r>
        <w:rPr>
          <w:rFonts w:ascii="Times New Roman" w:hAnsi="Times New Roman" w:cs="Times New Roman"/>
          <w:b/>
          <w:bCs/>
          <w:lang w:val="en-US"/>
        </w:rPr>
        <w:t>LIMITATIONS</w:t>
      </w:r>
    </w:p>
    <w:p w:rsidRPr="000F7C51" w:rsidR="002C44A3" w:rsidP="00CF4247" w:rsidRDefault="0557CA9D" w14:paraId="26ACC593" w14:textId="22FD5AB4">
      <w:pPr>
        <w:spacing w:line="480" w:lineRule="auto"/>
        <w:ind w:firstLine="720"/>
        <w:rPr>
          <w:rFonts w:ascii="Times New Roman" w:hAnsi="Times New Roman" w:cs="Times New Roman"/>
          <w:lang w:val="en-US"/>
        </w:rPr>
      </w:pPr>
      <w:r w:rsidRPr="000F7C51">
        <w:rPr>
          <w:rFonts w:ascii="Times New Roman" w:hAnsi="Times New Roman" w:cs="Times New Roman"/>
          <w:lang w:val="en-US"/>
        </w:rPr>
        <w:t>One limitation of this study is the sample size (n=100) compared to the planned 200 respondents. This may affect the generalizability of the findings. Data collection was also constrained by time during the final term.</w:t>
      </w:r>
    </w:p>
    <w:p w:rsidRPr="000F7C51" w:rsidR="002C44A3" w:rsidP="0097374F" w:rsidRDefault="002C44A3" w14:paraId="4D24613B" w14:textId="77777777">
      <w:pPr>
        <w:spacing w:line="480" w:lineRule="auto"/>
        <w:rPr>
          <w:rFonts w:ascii="Times New Roman" w:hAnsi="Times New Roman" w:cs="Times New Roman"/>
          <w:lang w:val="en-US"/>
        </w:rPr>
      </w:pPr>
      <w:r w:rsidRPr="000F7C51">
        <w:rPr>
          <w:rFonts w:ascii="Times New Roman" w:hAnsi="Times New Roman" w:cs="Times New Roman"/>
          <w:b/>
          <w:bCs/>
          <w:lang w:val="en-US"/>
        </w:rPr>
        <w:t>Recommendations</w:t>
      </w:r>
    </w:p>
    <w:p w:rsidRPr="000F7C51" w:rsidR="002C44A3" w:rsidP="0097374F" w:rsidRDefault="002C44A3" w14:paraId="07B3038E" w14:textId="77777777">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The library should conduct regular orientation sessions and awareness campaigns via class groups and social media.</w:t>
      </w:r>
    </w:p>
    <w:p w:rsidRPr="000F7C51" w:rsidR="002C44A3" w:rsidP="0097374F" w:rsidRDefault="002C44A3" w14:paraId="799C205F" w14:textId="77777777">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Improve campus Wi-Fi reliability to support digital access.</w:t>
      </w:r>
    </w:p>
    <w:p w:rsidRPr="000F7C51" w:rsidR="002C44A3" w:rsidP="0097374F" w:rsidRDefault="002C44A3" w14:paraId="7592C8C8" w14:textId="313D1D50">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 xml:space="preserve">Develop user-friendly guides and hands-on training on how to use the </w:t>
      </w:r>
      <w:r w:rsidR="00844968">
        <w:rPr>
          <w:rFonts w:ascii="Times New Roman" w:hAnsi="Times New Roman" w:cs="Times New Roman"/>
          <w:lang w:val="en-US"/>
        </w:rPr>
        <w:t>library</w:t>
      </w:r>
      <w:r w:rsidRPr="000F7C51">
        <w:rPr>
          <w:rFonts w:ascii="Times New Roman" w:hAnsi="Times New Roman" w:cs="Times New Roman"/>
          <w:lang w:val="en-US"/>
        </w:rPr>
        <w:t xml:space="preserve"> platform.</w:t>
      </w:r>
    </w:p>
    <w:p w:rsidRPr="000F7C51" w:rsidR="002C44A3" w:rsidP="0097374F" w:rsidRDefault="002C44A3" w14:paraId="1B2D8CA1" w14:textId="77777777">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Digitize more program-specific materials and integrate e-book usage into class requirements.</w:t>
      </w:r>
    </w:p>
    <w:p w:rsidRPr="000F7C51" w:rsidR="002C44A3" w:rsidP="0097374F" w:rsidRDefault="002C44A3" w14:paraId="3D78CC96" w14:textId="77777777">
      <w:pPr>
        <w:numPr>
          <w:ilvl w:val="0"/>
          <w:numId w:val="22"/>
        </w:numPr>
        <w:spacing w:line="480" w:lineRule="auto"/>
        <w:rPr>
          <w:rFonts w:ascii="Times New Roman" w:hAnsi="Times New Roman" w:cs="Times New Roman"/>
          <w:lang w:val="en-US"/>
        </w:rPr>
      </w:pPr>
      <w:r w:rsidRPr="000F7C51">
        <w:rPr>
          <w:rFonts w:ascii="Times New Roman" w:hAnsi="Times New Roman" w:cs="Times New Roman"/>
          <w:lang w:val="en-US"/>
        </w:rPr>
        <w:t>Future studies with larger samples after implementing these changes are recommended.</w:t>
      </w:r>
    </w:p>
    <w:p w:rsidR="00B2320B" w:rsidP="00B2320B" w:rsidRDefault="002C44A3" w14:paraId="454036A5" w14:textId="77777777">
      <w:pPr>
        <w:spacing w:line="480" w:lineRule="auto"/>
        <w:ind w:firstLine="360"/>
        <w:rPr>
          <w:rFonts w:ascii="Times New Roman" w:hAnsi="Times New Roman" w:cs="Times New Roman"/>
          <w:lang w:val="en-US"/>
        </w:rPr>
      </w:pPr>
      <w:r w:rsidRPr="000F7C51">
        <w:rPr>
          <w:rFonts w:ascii="Times New Roman" w:hAnsi="Times New Roman" w:cs="Times New Roman"/>
          <w:lang w:val="en-US"/>
        </w:rPr>
        <w:t>This research provides practical insights that can help the Divine Word College of Legazpi Library maximize its digital investment and better support student learning.</w:t>
      </w:r>
    </w:p>
    <w:p w:rsidR="00B2320B" w:rsidRDefault="00B2320B" w14:paraId="1E1F297E" w14:textId="77777777">
      <w:pPr>
        <w:rPr>
          <w:rFonts w:ascii="Times New Roman" w:hAnsi="Times New Roman" w:cs="Times New Roman"/>
          <w:lang w:val="en-US"/>
        </w:rPr>
      </w:pPr>
      <w:r>
        <w:rPr>
          <w:rFonts w:ascii="Times New Roman" w:hAnsi="Times New Roman" w:cs="Times New Roman"/>
          <w:lang w:val="en-US"/>
        </w:rPr>
        <w:br w:type="page"/>
      </w:r>
    </w:p>
    <w:p w:rsidRPr="000F7C51" w:rsidR="00DB4139" w:rsidP="00DD42B6" w:rsidRDefault="5253F6FB" w14:paraId="2AEA276E" w14:textId="1715695B">
      <w:pPr>
        <w:spacing w:line="480" w:lineRule="auto"/>
        <w:jc w:val="center"/>
        <w:rPr>
          <w:rFonts w:ascii="Times New Roman" w:hAnsi="Times New Roman" w:cs="Times New Roman"/>
          <w:lang w:val="en-US"/>
        </w:rPr>
      </w:pPr>
      <w:r w:rsidRPr="000F7C51">
        <w:rPr>
          <w:rFonts w:ascii="Times New Roman" w:hAnsi="Times New Roman" w:cs="Times New Roman"/>
          <w:b/>
          <w:bCs/>
          <w:lang w:val="en-US"/>
        </w:rPr>
        <w:t>References</w:t>
      </w:r>
    </w:p>
    <w:p w:rsidR="00B35717" w:rsidP="00B35717" w:rsidRDefault="00B35717" w14:paraId="4EF30E63" w14:textId="77777777">
      <w:pPr>
        <w:rPr>
          <w:rFonts w:ascii="Times New Roman" w:hAnsi="Times New Roman" w:eastAsia="Times New Roman" w:cs="Times New Roman"/>
          <w:lang w:val="en-US"/>
        </w:rPr>
      </w:pPr>
      <w:r w:rsidRPr="00B35717">
        <w:rPr>
          <w:rFonts w:ascii="Times New Roman" w:hAnsi="Times New Roman" w:eastAsia="Times New Roman" w:cs="Times New Roman"/>
          <w:lang w:val="en-US"/>
        </w:rPr>
        <w:t xml:space="preserve">Amirtharaj, A. D., Subbarayan, R., &amp; Sathiyamoorthy, K. (2023). Preferences for printed books versus e-books among undergraduate students. </w:t>
      </w:r>
      <w:proofErr w:type="spellStart"/>
      <w:r w:rsidRPr="00B35717">
        <w:rPr>
          <w:rFonts w:ascii="Times New Roman" w:hAnsi="Times New Roman" w:eastAsia="Times New Roman" w:cs="Times New Roman"/>
          <w:i/>
          <w:iCs/>
          <w:lang w:val="en-US"/>
        </w:rPr>
        <w:t>Heliyon</w:t>
      </w:r>
      <w:proofErr w:type="spellEnd"/>
      <w:r w:rsidRPr="00B35717">
        <w:rPr>
          <w:rFonts w:ascii="Times New Roman" w:hAnsi="Times New Roman" w:eastAsia="Times New Roman" w:cs="Times New Roman"/>
          <w:i/>
          <w:iCs/>
          <w:lang w:val="en-US"/>
        </w:rPr>
        <w:t>, 9</w:t>
      </w:r>
      <w:r w:rsidRPr="00B35717">
        <w:rPr>
          <w:rFonts w:ascii="Times New Roman" w:hAnsi="Times New Roman" w:eastAsia="Times New Roman" w:cs="Times New Roman"/>
          <w:lang w:val="en-US"/>
        </w:rPr>
        <w:t xml:space="preserve">(6), Article e16668. </w:t>
      </w:r>
    </w:p>
    <w:p w:rsidRPr="00B35717" w:rsidR="00B35717" w:rsidP="77C746C6" w:rsidRDefault="00B35717" w14:paraId="15B4375B" w14:textId="10503041">
      <w:pPr>
        <w:ind w:firstLine="720"/>
        <w:rPr>
          <w:rFonts w:ascii="Times New Roman" w:hAnsi="Times New Roman" w:eastAsia="Times New Roman" w:cs="Times New Roman"/>
          <w:color w:val="000000" w:themeColor="text1" w:themeTint="FF" w:themeShade="FF"/>
          <w:u w:val="none"/>
          <w:lang w:val="en-US"/>
        </w:rPr>
      </w:pPr>
      <w:hyperlink r:id="R7030b755b5db4e40">
        <w:r w:rsidRPr="77C746C6" w:rsidR="480A6BF9">
          <w:rPr>
            <w:rStyle w:val="Hyperlink"/>
            <w:rFonts w:ascii="Times New Roman" w:hAnsi="Times New Roman" w:eastAsia="Times New Roman" w:cs="Times New Roman"/>
            <w:color w:val="000000" w:themeColor="text1" w:themeTint="FF" w:themeShade="FF"/>
            <w:u w:val="none"/>
            <w:lang w:val="en-US"/>
          </w:rPr>
          <w:t>https://doi.org/10.1016/j.heliyon.2023.e16668</w:t>
        </w:r>
      </w:hyperlink>
    </w:p>
    <w:p w:rsidR="00B35717" w:rsidP="00B35717" w:rsidRDefault="00B35717" w14:paraId="59B83C54" w14:textId="74B923E4">
      <w:pPr>
        <w:rPr>
          <w:rFonts w:ascii="Times New Roman" w:hAnsi="Times New Roman" w:eastAsia="Times New Roman" w:cs="Times New Roman"/>
          <w:lang w:val="en-US"/>
        </w:rPr>
      </w:pPr>
      <w:r w:rsidRPr="00B35717">
        <w:rPr>
          <w:rFonts w:ascii="Times New Roman" w:hAnsi="Times New Roman" w:eastAsia="Times New Roman" w:cs="Times New Roman"/>
          <w:lang w:val="en-US"/>
        </w:rPr>
        <w:t xml:space="preserve">Brush, D. A. (2024). E-book awareness and usage among graduate students: A case study. </w:t>
      </w:r>
      <w:r w:rsidRPr="00B35717">
        <w:rPr>
          <w:rFonts w:ascii="Times New Roman" w:hAnsi="Times New Roman" w:eastAsia="Times New Roman" w:cs="Times New Roman"/>
          <w:i/>
          <w:iCs/>
          <w:lang w:val="en-US"/>
        </w:rPr>
        <w:t>Journal of Academic Librarianship, 50</w:t>
      </w:r>
      <w:r w:rsidRPr="00B35717">
        <w:rPr>
          <w:rFonts w:ascii="Times New Roman" w:hAnsi="Times New Roman" w:eastAsia="Times New Roman" w:cs="Times New Roman"/>
          <w:lang w:val="en-US"/>
        </w:rPr>
        <w:t>(2), Article 102845.</w:t>
      </w:r>
    </w:p>
    <w:p w:rsidRPr="00B35717" w:rsidR="00B35717" w:rsidP="77C746C6" w:rsidRDefault="00B35717" w14:paraId="3DBC6D09" w14:textId="42F5BEC2">
      <w:pPr>
        <w:ind w:firstLine="720"/>
        <w:rPr>
          <w:rFonts w:ascii="Times New Roman" w:hAnsi="Times New Roman" w:eastAsia="Times New Roman" w:cs="Times New Roman"/>
          <w:color w:val="000000" w:themeColor="text1" w:themeTint="FF" w:themeShade="FF"/>
          <w:u w:val="none"/>
          <w:lang w:val="en-US"/>
        </w:rPr>
      </w:pPr>
      <w:hyperlink r:id="R4244555949bb4ff2">
        <w:r w:rsidRPr="77C746C6" w:rsidR="480A6BF9">
          <w:rPr>
            <w:rStyle w:val="Hyperlink"/>
            <w:rFonts w:ascii="Times New Roman" w:hAnsi="Times New Roman" w:eastAsia="Times New Roman" w:cs="Times New Roman"/>
            <w:color w:val="000000" w:themeColor="text1" w:themeTint="FF" w:themeShade="FF"/>
            <w:u w:val="none"/>
            <w:lang w:val="en-US"/>
          </w:rPr>
          <w:t>https://doi.org/10.1016/j.acalib.2024.102845</w:t>
        </w:r>
      </w:hyperlink>
    </w:p>
    <w:p w:rsidR="00B35717" w:rsidP="00B35717" w:rsidRDefault="00B35717" w14:paraId="64D05C27" w14:textId="77777777">
      <w:pPr>
        <w:rPr>
          <w:rFonts w:ascii="Times New Roman" w:hAnsi="Times New Roman" w:eastAsia="Times New Roman" w:cs="Times New Roman"/>
          <w:lang w:val="en-US"/>
        </w:rPr>
      </w:pPr>
      <w:r w:rsidRPr="00B35717">
        <w:rPr>
          <w:rFonts w:ascii="Times New Roman" w:hAnsi="Times New Roman" w:eastAsia="Times New Roman" w:cs="Times New Roman"/>
          <w:lang w:val="en-US"/>
        </w:rPr>
        <w:t xml:space="preserve">Owens, E., Sarsfield, M., &amp; O’Brien, D. (2023). Academic e-book </w:t>
      </w:r>
      <w:proofErr w:type="gramStart"/>
      <w:r w:rsidRPr="00B35717">
        <w:rPr>
          <w:rFonts w:ascii="Times New Roman" w:hAnsi="Times New Roman" w:eastAsia="Times New Roman" w:cs="Times New Roman"/>
          <w:lang w:val="en-US"/>
        </w:rPr>
        <w:t>use</w:t>
      </w:r>
      <w:proofErr w:type="gramEnd"/>
      <w:r w:rsidRPr="00B35717">
        <w:rPr>
          <w:rFonts w:ascii="Times New Roman" w:hAnsi="Times New Roman" w:eastAsia="Times New Roman" w:cs="Times New Roman"/>
          <w:lang w:val="en-US"/>
        </w:rPr>
        <w:t xml:space="preserve"> and non-use: A decade later. </w:t>
      </w:r>
      <w:r w:rsidRPr="00B35717">
        <w:rPr>
          <w:rFonts w:ascii="Times New Roman" w:hAnsi="Times New Roman" w:eastAsia="Times New Roman" w:cs="Times New Roman"/>
          <w:i/>
          <w:iCs/>
          <w:lang w:val="en-US"/>
        </w:rPr>
        <w:t>College &amp; Research Libraries, 84</w:t>
      </w:r>
      <w:r w:rsidRPr="00B35717">
        <w:rPr>
          <w:rFonts w:ascii="Times New Roman" w:hAnsi="Times New Roman" w:eastAsia="Times New Roman" w:cs="Times New Roman"/>
          <w:lang w:val="en-US"/>
        </w:rPr>
        <w:t xml:space="preserve">(4), 512–535. </w:t>
      </w:r>
    </w:p>
    <w:p w:rsidRPr="00B35717" w:rsidR="00B35717" w:rsidP="77C746C6" w:rsidRDefault="00B35717" w14:paraId="00AFB6FC" w14:textId="49778F3A">
      <w:pPr>
        <w:ind w:firstLine="720"/>
        <w:rPr>
          <w:rFonts w:ascii="Times New Roman" w:hAnsi="Times New Roman" w:eastAsia="Times New Roman" w:cs="Times New Roman"/>
          <w:strike w:val="0"/>
          <w:dstrike w:val="0"/>
          <w:color w:val="000000" w:themeColor="text1" w:themeTint="FF" w:themeShade="FF"/>
          <w:u w:val="none"/>
          <w:lang w:val="en-US"/>
        </w:rPr>
      </w:pPr>
      <w:hyperlink r:id="R23ee2f502f8049f4">
        <w:r w:rsidRPr="77C746C6" w:rsidR="480A6BF9">
          <w:rPr>
            <w:rStyle w:val="Hyperlink"/>
            <w:rFonts w:ascii="Times New Roman" w:hAnsi="Times New Roman" w:eastAsia="Times New Roman" w:cs="Times New Roman"/>
            <w:strike w:val="0"/>
            <w:dstrike w:val="0"/>
            <w:color w:val="000000" w:themeColor="text1" w:themeTint="FF" w:themeShade="FF"/>
            <w:u w:val="none"/>
            <w:lang w:val="en-US"/>
          </w:rPr>
          <w:t>https://doi.org/10.5860/crl.84.4.512</w:t>
        </w:r>
      </w:hyperlink>
    </w:p>
    <w:p w:rsidR="00B35717" w:rsidP="00B35717" w:rsidRDefault="00B35717" w14:paraId="700B8450" w14:textId="78ECF97F">
      <w:pPr>
        <w:rPr>
          <w:rFonts w:ascii="Times New Roman" w:hAnsi="Times New Roman" w:eastAsia="Times New Roman" w:cs="Times New Roman"/>
          <w:lang w:val="en-US"/>
        </w:rPr>
      </w:pPr>
      <w:r>
        <w:rPr>
          <w:rFonts w:ascii="Times New Roman" w:hAnsi="Times New Roman" w:eastAsia="Times New Roman" w:cs="Times New Roman"/>
          <w:lang w:val="en-US"/>
        </w:rPr>
        <w:t>V</w:t>
      </w:r>
      <w:r w:rsidRPr="00B35717">
        <w:rPr>
          <w:rFonts w:ascii="Times New Roman" w:hAnsi="Times New Roman" w:eastAsia="Times New Roman" w:cs="Times New Roman"/>
          <w:lang w:val="en-US"/>
        </w:rPr>
        <w:t xml:space="preserve">an der Westhuizen, L. (2024). Barriers to e-book adoption among undergraduate students in developing contexts. </w:t>
      </w:r>
      <w:r w:rsidRPr="00B35717">
        <w:rPr>
          <w:rFonts w:ascii="Times New Roman" w:hAnsi="Times New Roman" w:eastAsia="Times New Roman" w:cs="Times New Roman"/>
          <w:i/>
          <w:iCs/>
          <w:lang w:val="en-US"/>
        </w:rPr>
        <w:t>South African Journal of Information Studies, 42</w:t>
      </w:r>
      <w:r w:rsidRPr="00B35717">
        <w:rPr>
          <w:rFonts w:ascii="Times New Roman" w:hAnsi="Times New Roman" w:eastAsia="Times New Roman" w:cs="Times New Roman"/>
          <w:lang w:val="en-US"/>
        </w:rPr>
        <w:t>(1), 45–62.</w:t>
      </w:r>
    </w:p>
    <w:p w:rsidRPr="00B35717" w:rsidR="00B35717" w:rsidP="00B35717" w:rsidRDefault="00B35717" w14:paraId="6B20A2A1" w14:textId="43A5DD2C">
      <w:pPr>
        <w:ind w:firstLine="720"/>
        <w:rPr>
          <w:rFonts w:ascii="Times New Roman" w:hAnsi="Times New Roman" w:eastAsia="Times New Roman" w:cs="Times New Roman"/>
          <w:lang w:val="en-US"/>
        </w:rPr>
      </w:pPr>
      <w:r w:rsidRPr="00B35717">
        <w:rPr>
          <w:rFonts w:ascii="Times New Roman" w:hAnsi="Times New Roman" w:eastAsia="Times New Roman" w:cs="Times New Roman"/>
          <w:lang w:val="en-US"/>
        </w:rPr>
        <w:t>https://doi.org/10.4102/sajim.v26i1.1750</w:t>
      </w:r>
    </w:p>
    <w:p w:rsidR="00B35717" w:rsidP="00B35717" w:rsidRDefault="00B35717" w14:paraId="0D75D09B" w14:textId="77777777">
      <w:pPr>
        <w:rPr>
          <w:rFonts w:ascii="Times New Roman" w:hAnsi="Times New Roman" w:eastAsia="Times New Roman" w:cs="Times New Roman"/>
          <w:lang w:val="en-US"/>
        </w:rPr>
      </w:pPr>
      <w:r w:rsidRPr="00B35717">
        <w:rPr>
          <w:rFonts w:ascii="Times New Roman" w:hAnsi="Times New Roman" w:eastAsia="Times New Roman" w:cs="Times New Roman"/>
          <w:lang w:val="en-US"/>
        </w:rPr>
        <w:t xml:space="preserve">Ab Rahman, R. (2025). A study on user satisfaction with the use of e-books in academic libraries. </w:t>
      </w:r>
      <w:r w:rsidRPr="00B35717">
        <w:rPr>
          <w:rFonts w:ascii="Times New Roman" w:hAnsi="Times New Roman" w:eastAsia="Times New Roman" w:cs="Times New Roman"/>
          <w:i/>
          <w:iCs/>
          <w:lang w:val="en-US"/>
        </w:rPr>
        <w:t xml:space="preserve">Anuva: </w:t>
      </w:r>
      <w:proofErr w:type="spellStart"/>
      <w:r w:rsidRPr="00B35717">
        <w:rPr>
          <w:rFonts w:ascii="Times New Roman" w:hAnsi="Times New Roman" w:eastAsia="Times New Roman" w:cs="Times New Roman"/>
          <w:i/>
          <w:iCs/>
          <w:lang w:val="en-US"/>
        </w:rPr>
        <w:t>Jurnal</w:t>
      </w:r>
      <w:proofErr w:type="spellEnd"/>
      <w:r w:rsidRPr="00B35717">
        <w:rPr>
          <w:rFonts w:ascii="Times New Roman" w:hAnsi="Times New Roman" w:eastAsia="Times New Roman" w:cs="Times New Roman"/>
          <w:i/>
          <w:iCs/>
          <w:lang w:val="en-US"/>
        </w:rPr>
        <w:t xml:space="preserve"> Kajian </w:t>
      </w:r>
      <w:proofErr w:type="spellStart"/>
      <w:r w:rsidRPr="00B35717">
        <w:rPr>
          <w:rFonts w:ascii="Times New Roman" w:hAnsi="Times New Roman" w:eastAsia="Times New Roman" w:cs="Times New Roman"/>
          <w:i/>
          <w:iCs/>
          <w:lang w:val="en-US"/>
        </w:rPr>
        <w:t>Budaya</w:t>
      </w:r>
      <w:proofErr w:type="spellEnd"/>
      <w:r w:rsidRPr="00B35717">
        <w:rPr>
          <w:rFonts w:ascii="Times New Roman" w:hAnsi="Times New Roman" w:eastAsia="Times New Roman" w:cs="Times New Roman"/>
          <w:i/>
          <w:iCs/>
          <w:lang w:val="en-US"/>
        </w:rPr>
        <w:t xml:space="preserve">, </w:t>
      </w:r>
      <w:proofErr w:type="spellStart"/>
      <w:r w:rsidRPr="00B35717">
        <w:rPr>
          <w:rFonts w:ascii="Times New Roman" w:hAnsi="Times New Roman" w:eastAsia="Times New Roman" w:cs="Times New Roman"/>
          <w:i/>
          <w:iCs/>
          <w:lang w:val="en-US"/>
        </w:rPr>
        <w:t>Perpustakaan</w:t>
      </w:r>
      <w:proofErr w:type="spellEnd"/>
      <w:r w:rsidRPr="00B35717">
        <w:rPr>
          <w:rFonts w:ascii="Times New Roman" w:hAnsi="Times New Roman" w:eastAsia="Times New Roman" w:cs="Times New Roman"/>
          <w:i/>
          <w:iCs/>
          <w:lang w:val="en-US"/>
        </w:rPr>
        <w:t xml:space="preserve">, dan </w:t>
      </w:r>
      <w:proofErr w:type="spellStart"/>
      <w:r w:rsidRPr="00B35717">
        <w:rPr>
          <w:rFonts w:ascii="Times New Roman" w:hAnsi="Times New Roman" w:eastAsia="Times New Roman" w:cs="Times New Roman"/>
          <w:i/>
          <w:iCs/>
          <w:lang w:val="en-US"/>
        </w:rPr>
        <w:t>Informasi</w:t>
      </w:r>
      <w:proofErr w:type="spellEnd"/>
      <w:r w:rsidRPr="00B35717">
        <w:rPr>
          <w:rFonts w:ascii="Times New Roman" w:hAnsi="Times New Roman" w:eastAsia="Times New Roman" w:cs="Times New Roman"/>
          <w:i/>
          <w:iCs/>
          <w:lang w:val="en-US"/>
        </w:rPr>
        <w:t>, 9</w:t>
      </w:r>
      <w:r w:rsidRPr="00B35717">
        <w:rPr>
          <w:rFonts w:ascii="Times New Roman" w:hAnsi="Times New Roman" w:eastAsia="Times New Roman" w:cs="Times New Roman"/>
          <w:lang w:val="en-US"/>
        </w:rPr>
        <w:t xml:space="preserve">(4), 112–130. </w:t>
      </w:r>
    </w:p>
    <w:p w:rsidRPr="00B35717" w:rsidR="00E06E31" w:rsidP="77C746C6" w:rsidRDefault="00B35717" w14:paraId="022919BC" w14:textId="46A8765F">
      <w:pPr>
        <w:ind w:firstLine="720"/>
        <w:rPr>
          <w:rFonts w:ascii="Times New Roman" w:hAnsi="Times New Roman" w:eastAsia="Times New Roman" w:cs="Times New Roman"/>
          <w:color w:val="000000" w:themeColor="text1" w:themeTint="FF" w:themeShade="FF"/>
          <w:u w:val="none"/>
          <w:lang w:val="en-US"/>
        </w:rPr>
      </w:pPr>
      <w:hyperlink r:id="Rf3247f60f4834d27">
        <w:r w:rsidRPr="77C746C6" w:rsidR="480A6BF9">
          <w:rPr>
            <w:rStyle w:val="Hyperlink"/>
            <w:rFonts w:ascii="Times New Roman" w:hAnsi="Times New Roman" w:eastAsia="Times New Roman" w:cs="Times New Roman"/>
            <w:color w:val="000000" w:themeColor="text1" w:themeTint="FF" w:themeShade="FF"/>
            <w:u w:val="none"/>
            <w:lang w:val="en-US"/>
          </w:rPr>
          <w:t>https://ejournal2.undip.ac.id/index.php/anuva/article/view/30203</w:t>
        </w:r>
      </w:hyperlink>
    </w:p>
    <w:p w:rsidR="00B2320B" w:rsidRDefault="00B2320B" w14:paraId="6740FA33" w14:textId="77777777">
      <w:pPr>
        <w:rPr>
          <w:rFonts w:ascii="Times New Roman" w:hAnsi="Times New Roman" w:cs="Times New Roman"/>
          <w:b/>
          <w:bCs/>
          <w:lang w:val="en-US"/>
        </w:rPr>
      </w:pPr>
      <w:r>
        <w:rPr>
          <w:rFonts w:ascii="Times New Roman" w:hAnsi="Times New Roman" w:cs="Times New Roman"/>
          <w:b/>
          <w:bCs/>
          <w:lang w:val="en-US"/>
        </w:rPr>
        <w:br w:type="page"/>
      </w:r>
    </w:p>
    <w:p w:rsidRPr="000F7C51" w:rsidR="00E06E31" w:rsidRDefault="66A2910C" w14:paraId="19717FE8" w14:textId="2C878D35">
      <w:pPr>
        <w:jc w:val="center"/>
        <w:rPr>
          <w:rFonts w:ascii="Times New Roman" w:hAnsi="Times New Roman" w:cs="Times New Roman"/>
          <w:b/>
          <w:bCs/>
          <w:lang w:val="en-US"/>
        </w:rPr>
        <w:pPrChange w:author="William Imperial" w:date="2026-05-12T06:25:00Z" w:id="1">
          <w:pPr/>
        </w:pPrChange>
      </w:pPr>
      <w:r w:rsidRPr="000F7C51">
        <w:rPr>
          <w:rFonts w:ascii="Times New Roman" w:hAnsi="Times New Roman" w:cs="Times New Roman"/>
          <w:b/>
          <w:bCs/>
          <w:lang w:val="en-US"/>
        </w:rPr>
        <w:t>Appendix</w:t>
      </w:r>
    </w:p>
    <w:p w:rsidRPr="000F7C51" w:rsidR="00E06E31" w:rsidP="00E06E31" w:rsidRDefault="00E06E31" w14:paraId="3244B0B6" w14:textId="3976494E">
      <w:pPr>
        <w:jc w:val="center"/>
        <w:rPr>
          <w:rFonts w:ascii="Times New Roman" w:hAnsi="Times New Roman" w:cs="Times New Roman"/>
          <w:b/>
          <w:bCs/>
          <w:lang w:val="en-US"/>
        </w:rPr>
      </w:pPr>
      <w:r w:rsidRPr="000F7C51">
        <w:rPr>
          <w:rFonts w:ascii="Times New Roman" w:hAnsi="Times New Roman" w:cs="Times New Roman"/>
          <w:b/>
          <w:bCs/>
          <w:lang w:val="en-US"/>
        </w:rPr>
        <w:t>APPROVE</w:t>
      </w:r>
      <w:r w:rsidR="00943E53">
        <w:rPr>
          <w:rFonts w:ascii="Times New Roman" w:hAnsi="Times New Roman" w:cs="Times New Roman"/>
          <w:b/>
          <w:bCs/>
          <w:lang w:val="en-US"/>
        </w:rPr>
        <w:t>D</w:t>
      </w:r>
      <w:r w:rsidRPr="000F7C51">
        <w:rPr>
          <w:rFonts w:ascii="Times New Roman" w:hAnsi="Times New Roman" w:cs="Times New Roman"/>
          <w:b/>
          <w:bCs/>
          <w:lang w:val="en-US"/>
        </w:rPr>
        <w:t xml:space="preserve"> LETTER FROM THE OFFICE HEAD/PRESIDENT</w:t>
      </w:r>
    </w:p>
    <w:p w:rsidRPr="000F7C51" w:rsidR="00E06E31" w:rsidP="00E06E31" w:rsidRDefault="00E06E31" w14:paraId="103C1042" w14:textId="12C0630D">
      <w:pPr>
        <w:rPr>
          <w:rFonts w:ascii="Times New Roman" w:hAnsi="Times New Roman" w:cs="Times New Roman"/>
          <w:b/>
          <w:bCs/>
          <w:lang w:val="en-US"/>
        </w:rPr>
      </w:pPr>
      <w:r w:rsidRPr="000F7C51">
        <w:rPr>
          <w:rFonts w:ascii="Times New Roman" w:hAnsi="Times New Roman" w:cs="Times New Roman"/>
          <w:noProof/>
        </w:rPr>
        <w:drawing>
          <wp:anchor distT="0" distB="0" distL="114300" distR="114300" simplePos="0" relativeHeight="251659264" behindDoc="0" locked="0" layoutInCell="1" allowOverlap="1" wp14:anchorId="359B1496" wp14:editId="3E35A524">
            <wp:simplePos x="0" y="0"/>
            <wp:positionH relativeFrom="margin">
              <wp:align>center</wp:align>
            </wp:positionH>
            <wp:positionV relativeFrom="paragraph">
              <wp:posOffset>7620</wp:posOffset>
            </wp:positionV>
            <wp:extent cx="4993640" cy="6972300"/>
            <wp:effectExtent l="0" t="0" r="0" b="0"/>
            <wp:wrapNone/>
            <wp:docPr id="55609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3640" cy="6972300"/>
                    </a:xfrm>
                    <a:prstGeom prst="rect">
                      <a:avLst/>
                    </a:prstGeom>
                    <a:noFill/>
                  </pic:spPr>
                </pic:pic>
              </a:graphicData>
            </a:graphic>
            <wp14:sizeRelH relativeFrom="margin">
              <wp14:pctWidth>0</wp14:pctWidth>
            </wp14:sizeRelH>
            <wp14:sizeRelV relativeFrom="margin">
              <wp14:pctHeight>0</wp14:pctHeight>
            </wp14:sizeRelV>
          </wp:anchor>
        </w:drawing>
      </w:r>
    </w:p>
    <w:p w:rsidRPr="000F7C51" w:rsidR="00E06E31" w:rsidP="00E06E31" w:rsidRDefault="00E06E31" w14:paraId="6B487B28" w14:textId="77777777">
      <w:pPr>
        <w:rPr>
          <w:rFonts w:ascii="Times New Roman" w:hAnsi="Times New Roman" w:cs="Times New Roman"/>
        </w:rPr>
      </w:pPr>
      <w:r w:rsidRPr="000F7C51">
        <w:rPr>
          <w:rFonts w:ascii="Times New Roman" w:hAnsi="Times New Roman" w:cs="Times New Roman"/>
        </w:rPr>
        <w:tab/>
      </w:r>
    </w:p>
    <w:p w:rsidRPr="000F7C51" w:rsidR="00E06E31" w:rsidP="00E06E31" w:rsidRDefault="00E06E31" w14:paraId="56A99CCC" w14:textId="77777777">
      <w:pPr>
        <w:rPr>
          <w:rFonts w:ascii="Times New Roman" w:hAnsi="Times New Roman" w:cs="Times New Roman"/>
        </w:rPr>
      </w:pPr>
      <w:r w:rsidRPr="000F7C51">
        <w:rPr>
          <w:rFonts w:ascii="Times New Roman" w:hAnsi="Times New Roman" w:cs="Times New Roman"/>
        </w:rPr>
        <w:tab/>
      </w:r>
    </w:p>
    <w:p w:rsidRPr="000F7C51" w:rsidR="00E06E31" w:rsidP="00E06E31" w:rsidRDefault="00E06E31" w14:paraId="43F13445" w14:textId="77777777">
      <w:pPr>
        <w:rPr>
          <w:rFonts w:ascii="Times New Roman" w:hAnsi="Times New Roman" w:cs="Times New Roman"/>
          <w:b/>
          <w:bCs/>
          <w:lang w:val="en-US"/>
        </w:rPr>
      </w:pPr>
      <w:r w:rsidRPr="000F7C51">
        <w:rPr>
          <w:rFonts w:ascii="Times New Roman" w:hAnsi="Times New Roman" w:cs="Times New Roman"/>
        </w:rPr>
        <w:tab/>
      </w:r>
    </w:p>
    <w:p w:rsidRPr="000F7C51" w:rsidR="00E06E31" w:rsidP="00E06E31" w:rsidRDefault="00E06E31" w14:paraId="176F2611" w14:textId="77777777">
      <w:pPr>
        <w:rPr>
          <w:rFonts w:ascii="Times New Roman" w:hAnsi="Times New Roman" w:cs="Times New Roman"/>
          <w:lang w:val="en-US"/>
        </w:rPr>
      </w:pPr>
    </w:p>
    <w:p w:rsidRPr="000F7C51" w:rsidR="00E06E31" w:rsidP="00E06E31" w:rsidRDefault="00E06E31" w14:paraId="1E141C57" w14:textId="77777777">
      <w:pPr>
        <w:rPr>
          <w:rFonts w:ascii="Times New Roman" w:hAnsi="Times New Roman" w:cs="Times New Roman"/>
          <w:lang w:val="en-US"/>
        </w:rPr>
      </w:pPr>
    </w:p>
    <w:p w:rsidRPr="000F7C51" w:rsidR="00E06E31" w:rsidP="00E06E31" w:rsidRDefault="00E06E31" w14:paraId="048FF7FF" w14:textId="77777777">
      <w:pPr>
        <w:rPr>
          <w:rFonts w:ascii="Times New Roman" w:hAnsi="Times New Roman" w:cs="Times New Roman"/>
          <w:lang w:val="en-US"/>
        </w:rPr>
      </w:pPr>
    </w:p>
    <w:p w:rsidRPr="000F7C51" w:rsidR="00E06E31" w:rsidP="00E06E31" w:rsidRDefault="00E06E31" w14:paraId="2229A291" w14:textId="77777777">
      <w:pPr>
        <w:rPr>
          <w:rFonts w:ascii="Times New Roman" w:hAnsi="Times New Roman" w:cs="Times New Roman"/>
          <w:lang w:val="en-US"/>
        </w:rPr>
      </w:pPr>
    </w:p>
    <w:p w:rsidRPr="000F7C51" w:rsidR="00E06E31" w:rsidP="00E06E31" w:rsidRDefault="00E06E31" w14:paraId="324E5F9B" w14:textId="77777777">
      <w:pPr>
        <w:rPr>
          <w:rFonts w:ascii="Times New Roman" w:hAnsi="Times New Roman" w:cs="Times New Roman"/>
          <w:lang w:val="en-US"/>
        </w:rPr>
      </w:pPr>
    </w:p>
    <w:p w:rsidRPr="000F7C51" w:rsidR="00E06E31" w:rsidP="00E06E31" w:rsidRDefault="00E06E31" w14:paraId="03B6895D" w14:textId="77777777">
      <w:pPr>
        <w:rPr>
          <w:rFonts w:ascii="Times New Roman" w:hAnsi="Times New Roman" w:cs="Times New Roman"/>
          <w:lang w:val="en-US"/>
        </w:rPr>
      </w:pPr>
    </w:p>
    <w:p w:rsidRPr="000F7C51" w:rsidR="00E06E31" w:rsidP="00E06E31" w:rsidRDefault="00E06E31" w14:paraId="0CC07647" w14:textId="77777777">
      <w:pPr>
        <w:rPr>
          <w:rFonts w:ascii="Times New Roman" w:hAnsi="Times New Roman" w:cs="Times New Roman"/>
          <w:lang w:val="en-US"/>
        </w:rPr>
      </w:pPr>
    </w:p>
    <w:p w:rsidRPr="000F7C51" w:rsidR="00E06E31" w:rsidP="00E06E31" w:rsidRDefault="00E06E31" w14:paraId="4E862BD4" w14:textId="77777777">
      <w:pPr>
        <w:rPr>
          <w:rFonts w:ascii="Times New Roman" w:hAnsi="Times New Roman" w:cs="Times New Roman"/>
          <w:lang w:val="en-US"/>
        </w:rPr>
      </w:pPr>
    </w:p>
    <w:p w:rsidRPr="000F7C51" w:rsidR="00E06E31" w:rsidP="00E06E31" w:rsidRDefault="00E06E31" w14:paraId="0C4C3A09" w14:textId="77777777">
      <w:pPr>
        <w:rPr>
          <w:rFonts w:ascii="Times New Roman" w:hAnsi="Times New Roman" w:cs="Times New Roman"/>
          <w:lang w:val="en-US"/>
        </w:rPr>
      </w:pPr>
    </w:p>
    <w:p w:rsidRPr="000F7C51" w:rsidR="00E06E31" w:rsidP="00E06E31" w:rsidRDefault="00E06E31" w14:paraId="635B32D3" w14:textId="77777777">
      <w:pPr>
        <w:rPr>
          <w:rFonts w:ascii="Times New Roman" w:hAnsi="Times New Roman" w:cs="Times New Roman"/>
          <w:lang w:val="en-US"/>
        </w:rPr>
      </w:pPr>
    </w:p>
    <w:p w:rsidRPr="000F7C51" w:rsidR="00E06E31" w:rsidP="00E06E31" w:rsidRDefault="00E06E31" w14:paraId="3CB9B466" w14:textId="77777777">
      <w:pPr>
        <w:rPr>
          <w:rFonts w:ascii="Times New Roman" w:hAnsi="Times New Roman" w:cs="Times New Roman"/>
          <w:lang w:val="en-US"/>
        </w:rPr>
      </w:pPr>
    </w:p>
    <w:p w:rsidRPr="000F7C51" w:rsidR="00E06E31" w:rsidP="00E06E31" w:rsidRDefault="00E06E31" w14:paraId="3B4A8E89" w14:textId="77777777">
      <w:pPr>
        <w:rPr>
          <w:rFonts w:ascii="Times New Roman" w:hAnsi="Times New Roman" w:cs="Times New Roman"/>
          <w:lang w:val="en-US"/>
        </w:rPr>
      </w:pPr>
    </w:p>
    <w:p w:rsidRPr="000F7C51" w:rsidR="00E06E31" w:rsidP="00E06E31" w:rsidRDefault="00E06E31" w14:paraId="364B03AC" w14:textId="77777777">
      <w:pPr>
        <w:rPr>
          <w:rFonts w:ascii="Times New Roman" w:hAnsi="Times New Roman" w:cs="Times New Roman"/>
          <w:lang w:val="en-US"/>
        </w:rPr>
      </w:pPr>
    </w:p>
    <w:p w:rsidRPr="000F7C51" w:rsidR="00E06E31" w:rsidP="00E06E31" w:rsidRDefault="00E06E31" w14:paraId="76D8B885" w14:textId="77777777">
      <w:pPr>
        <w:rPr>
          <w:rFonts w:ascii="Times New Roman" w:hAnsi="Times New Roman" w:cs="Times New Roman"/>
          <w:lang w:val="en-US"/>
        </w:rPr>
      </w:pPr>
    </w:p>
    <w:p w:rsidRPr="000F7C51" w:rsidR="00E06E31" w:rsidP="00E06E31" w:rsidRDefault="00E06E31" w14:paraId="732BBAC1" w14:textId="77777777">
      <w:pPr>
        <w:rPr>
          <w:rFonts w:ascii="Times New Roman" w:hAnsi="Times New Roman" w:cs="Times New Roman"/>
          <w:lang w:val="en-US"/>
        </w:rPr>
      </w:pPr>
    </w:p>
    <w:p w:rsidR="00943E53" w:rsidP="00943E53" w:rsidRDefault="00943E53" w14:paraId="1CFB397E" w14:textId="64EA3745">
      <w:pPr>
        <w:rPr>
          <w:rFonts w:ascii="Times New Roman" w:hAnsi="Times New Roman" w:cs="Times New Roman"/>
          <w:lang w:val="en-US"/>
        </w:rPr>
      </w:pPr>
    </w:p>
    <w:p w:rsidR="00943E53" w:rsidP="00943E53" w:rsidRDefault="00943E53" w14:paraId="146CE73F" w14:textId="77777777">
      <w:pPr>
        <w:rPr>
          <w:rFonts w:ascii="Times New Roman" w:hAnsi="Times New Roman" w:cs="Times New Roman"/>
          <w:lang w:val="en-US"/>
        </w:rPr>
      </w:pPr>
    </w:p>
    <w:p w:rsidR="00943E53" w:rsidP="00943E53" w:rsidRDefault="00943E53" w14:paraId="07FF8CA1" w14:textId="77777777">
      <w:pPr>
        <w:rPr>
          <w:rFonts w:ascii="Times New Roman" w:hAnsi="Times New Roman" w:cs="Times New Roman"/>
          <w:lang w:val="en-US"/>
        </w:rPr>
      </w:pPr>
    </w:p>
    <w:p w:rsidR="00903C58" w:rsidRDefault="00903C58" w14:paraId="69C15721" w14:textId="77777777">
      <w:pPr>
        <w:rPr>
          <w:rFonts w:ascii="Times New Roman" w:hAnsi="Times New Roman" w:eastAsia="Times New Roman" w:cs="Times New Roman"/>
          <w:b/>
          <w:bCs/>
        </w:rPr>
      </w:pPr>
      <w:r>
        <w:rPr>
          <w:rFonts w:ascii="Times New Roman" w:hAnsi="Times New Roman" w:eastAsia="Times New Roman" w:cs="Times New Roman"/>
          <w:b/>
          <w:bCs/>
        </w:rPr>
        <w:br w:type="page"/>
      </w:r>
    </w:p>
    <w:p w:rsidRPr="00903C58" w:rsidR="00903C58" w:rsidP="00903C58" w:rsidRDefault="00903C58" w14:paraId="508360A1" w14:textId="77777777">
      <w:pPr>
        <w:jc w:val="center"/>
        <w:rPr>
          <w:rFonts w:ascii="Times New Roman" w:hAnsi="Times New Roman" w:cs="Times New Roman"/>
          <w:b/>
          <w:bCs/>
          <w:lang w:val="en"/>
        </w:rPr>
      </w:pPr>
      <w:r w:rsidRPr="00903C58">
        <w:rPr>
          <w:rFonts w:ascii="Times New Roman" w:hAnsi="Times New Roman" w:cs="Times New Roman"/>
          <w:b/>
          <w:bCs/>
          <w:lang w:val="en"/>
        </w:rPr>
        <w:t>Consent Form</w:t>
      </w:r>
    </w:p>
    <w:p w:rsidRPr="00B52435" w:rsidR="00903C58" w:rsidP="00903C58" w:rsidRDefault="00903C58" w14:paraId="5B1EEA83" w14:textId="77777777">
      <w:pPr>
        <w:spacing w:line="240" w:lineRule="auto"/>
        <w:rPr>
          <w:rFonts w:ascii="Times New Roman" w:hAnsi="Times New Roman" w:cs="Times New Roman"/>
          <w:b/>
          <w:bCs/>
          <w:lang w:val="en"/>
        </w:rPr>
      </w:pPr>
      <w:r w:rsidRPr="00B52435">
        <w:rPr>
          <w:rFonts w:ascii="Times New Roman" w:hAnsi="Times New Roman" w:cs="Times New Roman"/>
          <w:b/>
          <w:bCs/>
          <w:lang w:val="en"/>
        </w:rPr>
        <w:t>Good day!</w:t>
      </w:r>
    </w:p>
    <w:p w:rsidRPr="005236B0" w:rsidR="00903C58" w:rsidP="77C746C6" w:rsidRDefault="00903C58" w14:paraId="4C177E41" w14:textId="77777777">
      <w:pPr>
        <w:spacing w:after="0" w:line="240" w:lineRule="auto"/>
        <w:rPr>
          <w:rFonts w:ascii="Times New Roman" w:hAnsi="Times New Roman" w:cs="Times New Roman"/>
          <w:lang w:val="en-US"/>
        </w:rPr>
      </w:pPr>
      <w:r w:rsidRPr="77C746C6" w:rsidR="1A86E6E9">
        <w:rPr>
          <w:rFonts w:ascii="Times New Roman" w:hAnsi="Times New Roman" w:cs="Times New Roman"/>
          <w:b w:val="1"/>
          <w:bCs w:val="1"/>
          <w:lang w:val="en-US"/>
        </w:rPr>
        <w:t xml:space="preserve">Members: </w:t>
      </w:r>
      <w:r w:rsidRPr="77C746C6" w:rsidR="1A86E6E9">
        <w:rPr>
          <w:rFonts w:ascii="Times New Roman" w:hAnsi="Times New Roman" w:cs="Times New Roman"/>
          <w:lang w:val="en-US"/>
        </w:rPr>
        <w:t xml:space="preserve">Chavez, Janelle </w:t>
      </w:r>
      <w:r w:rsidRPr="77C746C6" w:rsidR="1A86E6E9">
        <w:rPr>
          <w:rFonts w:ascii="Times New Roman" w:hAnsi="Times New Roman" w:cs="Times New Roman"/>
          <w:lang w:val="en-US"/>
        </w:rPr>
        <w:t>S. ,</w:t>
      </w:r>
      <w:r w:rsidRPr="77C746C6" w:rsidR="1A86E6E9">
        <w:rPr>
          <w:rFonts w:ascii="Times New Roman" w:hAnsi="Times New Roman" w:cs="Times New Roman"/>
          <w:lang w:val="en-US"/>
        </w:rPr>
        <w:t xml:space="preserve"> </w:t>
      </w:r>
      <w:r w:rsidRPr="77C746C6" w:rsidR="1A86E6E9">
        <w:rPr>
          <w:rFonts w:ascii="Times New Roman" w:hAnsi="Times New Roman" w:cs="Times New Roman"/>
          <w:lang w:val="en-US"/>
        </w:rPr>
        <w:t xml:space="preserve">De la Torre, </w:t>
      </w:r>
      <w:r w:rsidRPr="77C746C6" w:rsidR="1A86E6E9">
        <w:rPr>
          <w:rFonts w:ascii="Times New Roman" w:hAnsi="Times New Roman" w:cs="Times New Roman"/>
          <w:lang w:val="en-US"/>
        </w:rPr>
        <w:t>Malachai ,Imperial</w:t>
      </w:r>
      <w:r w:rsidRPr="77C746C6" w:rsidR="1A86E6E9">
        <w:rPr>
          <w:rFonts w:ascii="Times New Roman" w:hAnsi="Times New Roman" w:cs="Times New Roman"/>
          <w:lang w:val="en-US"/>
        </w:rPr>
        <w:t xml:space="preserve">, William Joseph </w:t>
      </w:r>
      <w:r w:rsidRPr="77C746C6" w:rsidR="1A86E6E9">
        <w:rPr>
          <w:rFonts w:ascii="Times New Roman" w:hAnsi="Times New Roman" w:cs="Times New Roman"/>
          <w:lang w:val="en-US"/>
        </w:rPr>
        <w:t>R.</w:t>
      </w:r>
      <w:r w:rsidRPr="77C746C6" w:rsidR="1A86E6E9">
        <w:rPr>
          <w:rFonts w:ascii="Times New Roman" w:hAnsi="Times New Roman" w:cs="Times New Roman"/>
          <w:lang w:val="en-US"/>
        </w:rPr>
        <w:t xml:space="preserve"> </w:t>
      </w:r>
      <w:r w:rsidRPr="77C746C6" w:rsidR="1A86E6E9">
        <w:rPr>
          <w:rFonts w:ascii="Times New Roman" w:hAnsi="Times New Roman" w:cs="Times New Roman"/>
          <w:lang w:val="en-US"/>
        </w:rPr>
        <w:t>,</w:t>
      </w:r>
      <w:r w:rsidRPr="77C746C6" w:rsidR="1A86E6E9">
        <w:rPr>
          <w:rFonts w:ascii="Times New Roman" w:hAnsi="Times New Roman" w:cs="Times New Roman"/>
          <w:lang w:val="en-US"/>
        </w:rPr>
        <w:t xml:space="preserve"> </w:t>
      </w:r>
    </w:p>
    <w:p w:rsidRPr="005236B0" w:rsidR="00903C58" w:rsidP="77C746C6" w:rsidRDefault="00903C58" w14:paraId="3C535536" w14:textId="77777777">
      <w:pPr>
        <w:spacing w:after="0" w:line="240" w:lineRule="auto"/>
        <w:rPr>
          <w:rFonts w:ascii="Times New Roman" w:hAnsi="Times New Roman" w:cs="Times New Roman"/>
          <w:lang w:val="en-US"/>
        </w:rPr>
      </w:pPr>
      <w:r w:rsidRPr="77C746C6" w:rsidR="1A86E6E9">
        <w:rPr>
          <w:rFonts w:ascii="Times New Roman" w:hAnsi="Times New Roman" w:cs="Times New Roman"/>
          <w:lang w:val="en-US"/>
        </w:rPr>
        <w:t>Mestiola</w:t>
      </w:r>
      <w:r w:rsidRPr="77C746C6" w:rsidR="1A86E6E9">
        <w:rPr>
          <w:rFonts w:ascii="Times New Roman" w:hAnsi="Times New Roman" w:cs="Times New Roman"/>
          <w:lang w:val="en-US"/>
        </w:rPr>
        <w:t xml:space="preserve">, Mark Albert </w:t>
      </w:r>
      <w:r w:rsidRPr="77C746C6" w:rsidR="1A86E6E9">
        <w:rPr>
          <w:rFonts w:ascii="Times New Roman" w:hAnsi="Times New Roman" w:cs="Times New Roman"/>
          <w:lang w:val="en-US"/>
        </w:rPr>
        <w:t>M.</w:t>
      </w:r>
      <w:r w:rsidRPr="77C746C6" w:rsidR="1A86E6E9">
        <w:rPr>
          <w:rFonts w:ascii="Times New Roman" w:hAnsi="Times New Roman" w:cs="Times New Roman"/>
          <w:lang w:val="en-US"/>
        </w:rPr>
        <w:t xml:space="preserve"> </w:t>
      </w:r>
      <w:r w:rsidRPr="77C746C6" w:rsidR="1A86E6E9">
        <w:rPr>
          <w:rFonts w:ascii="Times New Roman" w:hAnsi="Times New Roman" w:cs="Times New Roman"/>
          <w:lang w:val="en-US"/>
        </w:rPr>
        <w:t>,</w:t>
      </w:r>
      <w:r w:rsidRPr="77C746C6" w:rsidR="1A86E6E9">
        <w:rPr>
          <w:rFonts w:ascii="Times New Roman" w:hAnsi="Times New Roman" w:cs="Times New Roman"/>
          <w:lang w:val="en-US"/>
        </w:rPr>
        <w:t xml:space="preserve"> Moran, Kent</w:t>
      </w:r>
    </w:p>
    <w:p w:rsidRPr="00FA2CBD" w:rsidR="00903C58" w:rsidP="00903C58" w:rsidRDefault="00903C58" w14:paraId="63F8CB09" w14:textId="77777777">
      <w:pPr>
        <w:spacing w:before="240" w:line="240" w:lineRule="auto"/>
        <w:rPr>
          <w:rFonts w:ascii="Times New Roman" w:hAnsi="Times New Roman" w:cs="Times New Roman"/>
        </w:rPr>
      </w:pPr>
      <w:r w:rsidRPr="00FA2CBD">
        <w:rPr>
          <w:rFonts w:ascii="Times New Roman" w:hAnsi="Times New Roman" w:cs="Times New Roman"/>
        </w:rPr>
        <w:t xml:space="preserve">We are conducting a study entitled </w:t>
      </w:r>
      <w:r w:rsidRPr="00FA2CBD">
        <w:rPr>
          <w:rFonts w:ascii="Times New Roman" w:hAnsi="Times New Roman" w:cs="Times New Roman"/>
          <w:b/>
          <w:bCs/>
        </w:rPr>
        <w:t>“Utilization of the School Library E-Book System among Students of Divine Word College of Legazpi.”</w:t>
      </w:r>
      <w:r>
        <w:rPr>
          <w:rFonts w:ascii="Times New Roman" w:hAnsi="Times New Roman" w:cs="Times New Roman"/>
        </w:rPr>
        <w:t xml:space="preserve"> </w:t>
      </w:r>
      <w:r w:rsidRPr="00FA2CBD">
        <w:rPr>
          <w:rFonts w:ascii="Times New Roman" w:hAnsi="Times New Roman" w:cs="Times New Roman"/>
        </w:rPr>
        <w:t>As students of the institution, we observed that although the library provides access to e-books through the KOHA system, only a few students utilize this resource. Many still prefer printed books, while others may not be aware of or know how to access the e-book system.</w:t>
      </w:r>
    </w:p>
    <w:p w:rsidRPr="00FA2CBD" w:rsidR="00903C58" w:rsidP="00903C58" w:rsidRDefault="00903C58" w14:paraId="5A9210FA" w14:textId="77777777">
      <w:pPr>
        <w:spacing w:before="240" w:line="240" w:lineRule="auto"/>
        <w:rPr>
          <w:rFonts w:ascii="Times New Roman" w:hAnsi="Times New Roman" w:cs="Times New Roman"/>
        </w:rPr>
      </w:pPr>
      <w:r w:rsidRPr="00FA2CBD">
        <w:rPr>
          <w:rFonts w:ascii="Times New Roman" w:hAnsi="Times New Roman" w:cs="Times New Roman"/>
        </w:rPr>
        <w:t>This study aims to determine the level of utilization of the e-book system by assessing students’ awareness, frequency and purposes of use, barriers encountered, and their preferences between e-books and print books.</w:t>
      </w:r>
    </w:p>
    <w:p w:rsidRPr="00B52435" w:rsidR="00903C58" w:rsidP="77C746C6" w:rsidRDefault="00903C58" w14:paraId="30A23890" w14:textId="77777777">
      <w:pPr>
        <w:spacing w:before="240" w:line="240" w:lineRule="auto"/>
        <w:rPr>
          <w:rFonts w:ascii="Times New Roman" w:hAnsi="Times New Roman" w:cs="Times New Roman"/>
          <w:lang w:val="en-US"/>
        </w:rPr>
      </w:pPr>
      <w:r w:rsidRPr="77C746C6" w:rsidR="1A86E6E9">
        <w:rPr>
          <w:rFonts w:ascii="Times New Roman" w:hAnsi="Times New Roman" w:cs="Times New Roman"/>
          <w:lang w:val="en-US"/>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rsidRPr="00B52435" w:rsidR="00903C58" w:rsidP="77C746C6" w:rsidRDefault="00903C58" w14:paraId="5A60BBCF" w14:textId="77777777">
      <w:pPr>
        <w:spacing w:before="240" w:line="240" w:lineRule="auto"/>
        <w:rPr>
          <w:rFonts w:ascii="Times New Roman" w:hAnsi="Times New Roman" w:cs="Times New Roman"/>
          <w:lang w:val="en-US"/>
        </w:rPr>
      </w:pPr>
      <w:r w:rsidRPr="77C746C6" w:rsidR="1A86E6E9">
        <w:rPr>
          <w:rFonts w:ascii="Times New Roman" w:hAnsi="Times New Roman" w:cs="Times New Roman"/>
          <w:lang w:val="en-US"/>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rsidRPr="00B52435" w:rsidR="00903C58" w:rsidP="00903C58" w:rsidRDefault="00903C58" w14:paraId="4C11E9B0" w14:textId="77777777">
      <w:pPr>
        <w:spacing w:line="240" w:lineRule="auto"/>
        <w:rPr>
          <w:rFonts w:ascii="Times New Roman" w:hAnsi="Times New Roman" w:cs="Times New Roman"/>
          <w:lang w:val="en"/>
        </w:rPr>
      </w:pPr>
      <w:r w:rsidRPr="00B52435">
        <w:rPr>
          <w:rFonts w:ascii="Times New Roman" w:hAnsi="Times New Roman" w:cs="Times New Roman"/>
          <w:b/>
          <w:bCs/>
          <w:lang w:val="en"/>
        </w:rPr>
        <w:t>Consent Statement</w:t>
      </w:r>
      <w:r w:rsidRPr="00B52435">
        <w:rPr>
          <w:rFonts w:ascii="Times New Roman" w:hAnsi="Times New Roman" w:cs="Times New Roman"/>
          <w:b/>
          <w:bCs/>
          <w:lang w:val="en"/>
        </w:rPr>
        <w:br/>
      </w:r>
      <w:r w:rsidRPr="00B52435">
        <w:rPr>
          <w:rFonts w:ascii="Times New Roman" w:hAnsi="Times New Roman" w:cs="Times New Roman"/>
          <w:lang w:val="en"/>
        </w:rPr>
        <w:t>By proceeding with this survey, you confirm that:</w:t>
      </w:r>
    </w:p>
    <w:p w:rsidRPr="00B52435" w:rsidR="00903C58" w:rsidP="00903C58" w:rsidRDefault="00903C58" w14:paraId="663ED795" w14:textId="77777777">
      <w:pPr>
        <w:numPr>
          <w:ilvl w:val="0"/>
          <w:numId w:val="29"/>
        </w:numPr>
        <w:spacing w:line="240" w:lineRule="auto"/>
        <w:rPr>
          <w:rFonts w:ascii="Times New Roman" w:hAnsi="Times New Roman" w:cs="Times New Roman"/>
          <w:lang w:val="en"/>
        </w:rPr>
      </w:pPr>
      <w:r w:rsidRPr="00B52435">
        <w:rPr>
          <w:rFonts w:ascii="Times New Roman" w:hAnsi="Times New Roman" w:cs="Times New Roman"/>
          <w:lang w:val="en"/>
        </w:rPr>
        <w:t>You have read and understood the information provided above.</w:t>
      </w:r>
    </w:p>
    <w:p w:rsidRPr="00B52435" w:rsidR="00903C58" w:rsidP="77C746C6" w:rsidRDefault="00903C58" w14:paraId="13E15662" w14:textId="77777777">
      <w:pPr>
        <w:numPr>
          <w:ilvl w:val="0"/>
          <w:numId w:val="29"/>
        </w:numPr>
        <w:spacing w:line="240" w:lineRule="auto"/>
        <w:rPr>
          <w:rFonts w:ascii="Times New Roman" w:hAnsi="Times New Roman" w:cs="Times New Roman"/>
          <w:lang w:val="en-US"/>
        </w:rPr>
      </w:pPr>
      <w:r w:rsidRPr="77C746C6" w:rsidR="1A86E6E9">
        <w:rPr>
          <w:rFonts w:ascii="Times New Roman" w:hAnsi="Times New Roman" w:cs="Times New Roman"/>
          <w:lang w:val="en-US"/>
        </w:rPr>
        <w:t>You are voluntarily agreeing to participate (You may refuse to answer any question or withdraw from the survey at any time without any penalty)</w:t>
      </w:r>
    </w:p>
    <w:p w:rsidRPr="00B52435" w:rsidR="00903C58" w:rsidP="77C746C6" w:rsidRDefault="00903C58" w14:paraId="46BBAC9E" w14:textId="77777777">
      <w:pPr>
        <w:numPr>
          <w:ilvl w:val="0"/>
          <w:numId w:val="30"/>
        </w:numPr>
        <w:spacing w:line="240" w:lineRule="auto"/>
        <w:rPr>
          <w:rFonts w:ascii="Times New Roman" w:hAnsi="Times New Roman" w:cs="Times New Roman"/>
          <w:b w:val="1"/>
          <w:bCs w:val="1"/>
          <w:lang w:val="en-US"/>
        </w:rPr>
      </w:pPr>
      <w:r w:rsidRPr="77C746C6" w:rsidR="1A86E6E9">
        <w:rPr>
          <w:rFonts w:ascii="Times New Roman" w:hAnsi="Times New Roman" w:cs="Times New Roman"/>
          <w:b w:val="1"/>
          <w:bCs w:val="1"/>
          <w:lang w:val="en-US"/>
        </w:rPr>
        <w:t xml:space="preserve"> I agree to participate in this research survey.</w:t>
      </w:r>
    </w:p>
    <w:p w:rsidRPr="00B52435" w:rsidR="00903C58" w:rsidP="77C746C6" w:rsidRDefault="00903C58" w14:paraId="28D9FA06" w14:textId="77777777">
      <w:pPr>
        <w:numPr>
          <w:ilvl w:val="0"/>
          <w:numId w:val="30"/>
        </w:numPr>
        <w:spacing w:line="240" w:lineRule="auto"/>
        <w:rPr>
          <w:rFonts w:ascii="Times New Roman" w:hAnsi="Times New Roman" w:cs="Times New Roman"/>
          <w:b w:val="1"/>
          <w:bCs w:val="1"/>
          <w:lang w:val="en-US"/>
        </w:rPr>
      </w:pPr>
      <w:r w:rsidRPr="77C746C6" w:rsidR="1A86E6E9">
        <w:rPr>
          <w:rFonts w:ascii="Times New Roman" w:hAnsi="Times New Roman" w:cs="Times New Roman"/>
          <w:b w:val="1"/>
          <w:bCs w:val="1"/>
          <w:lang w:val="en-US"/>
        </w:rPr>
        <w:t xml:space="preserve"> I do not agree to participate.</w:t>
      </w:r>
    </w:p>
    <w:p w:rsidRPr="00B52435" w:rsidR="00903C58" w:rsidP="00903C58" w:rsidRDefault="00903C58" w14:paraId="4D597CBD" w14:textId="77777777">
      <w:pPr>
        <w:spacing w:before="240" w:line="240" w:lineRule="auto"/>
        <w:rPr>
          <w:rFonts w:ascii="Times New Roman" w:hAnsi="Times New Roman" w:cs="Times New Roman"/>
          <w:b/>
          <w:bCs/>
          <w:lang w:val="en"/>
        </w:rPr>
      </w:pPr>
      <w:r w:rsidRPr="00B52435">
        <w:rPr>
          <w:rFonts w:ascii="Times New Roman" w:hAnsi="Times New Roman" w:cs="Times New Roman"/>
          <w:b/>
          <w:bCs/>
          <w:lang w:val="en"/>
        </w:rPr>
        <w:tab/>
      </w:r>
      <w:r w:rsidRPr="00B52435">
        <w:rPr>
          <w:rFonts w:ascii="Times New Roman" w:hAnsi="Times New Roman" w:cs="Times New Roman"/>
          <w:b/>
          <w:bCs/>
          <w:lang w:val="en"/>
        </w:rPr>
        <w:t>___________________________________</w:t>
      </w:r>
      <w:r w:rsidRPr="00B52435">
        <w:rPr>
          <w:rFonts w:ascii="Times New Roman" w:hAnsi="Times New Roman" w:cs="Times New Roman"/>
          <w:b/>
          <w:bCs/>
          <w:lang w:val="en"/>
        </w:rPr>
        <w:tab/>
      </w:r>
      <w:r w:rsidRPr="00B52435">
        <w:rPr>
          <w:rFonts w:ascii="Times New Roman" w:hAnsi="Times New Roman" w:cs="Times New Roman"/>
          <w:b/>
          <w:bCs/>
          <w:lang w:val="en"/>
        </w:rPr>
        <w:tab/>
      </w:r>
      <w:r>
        <w:rPr>
          <w:rFonts w:ascii="Times New Roman" w:hAnsi="Times New Roman" w:cs="Times New Roman"/>
          <w:b/>
          <w:bCs/>
          <w:lang w:val="en"/>
        </w:rPr>
        <w:tab/>
      </w:r>
    </w:p>
    <w:p w:rsidRPr="00B52435" w:rsidR="00903C58" w:rsidP="00903C58" w:rsidRDefault="00903C58" w14:paraId="7D134037" w14:textId="77777777">
      <w:pPr>
        <w:spacing w:before="240"/>
        <w:ind w:firstLine="720"/>
        <w:rPr>
          <w:rFonts w:ascii="Times New Roman" w:hAnsi="Times New Roman" w:cs="Times New Roman"/>
          <w:b/>
          <w:bCs/>
          <w:lang w:val="en"/>
        </w:rPr>
      </w:pPr>
      <w:r w:rsidRPr="00B52435">
        <w:rPr>
          <w:rFonts w:ascii="Times New Roman" w:hAnsi="Times New Roman" w:cs="Times New Roman"/>
          <w:b/>
          <w:bCs/>
          <w:lang w:val="en"/>
        </w:rPr>
        <w:t>Participants’ signature over printed name</w:t>
      </w:r>
      <w:r w:rsidRPr="00B52435">
        <w:rPr>
          <w:rFonts w:ascii="Times New Roman" w:hAnsi="Times New Roman" w:cs="Times New Roman"/>
          <w:b/>
          <w:bCs/>
          <w:lang w:val="en"/>
        </w:rPr>
        <w:tab/>
      </w:r>
      <w:r w:rsidRPr="00B52435">
        <w:rPr>
          <w:rFonts w:ascii="Times New Roman" w:hAnsi="Times New Roman" w:cs="Times New Roman"/>
          <w:b/>
          <w:bCs/>
          <w:lang w:val="en"/>
        </w:rPr>
        <w:tab/>
      </w:r>
    </w:p>
    <w:p w:rsidR="00903C58" w:rsidRDefault="00903C58" w14:paraId="7FF13665" w14:textId="77777777">
      <w:pPr>
        <w:rPr>
          <w:rFonts w:ascii="Times New Roman" w:hAnsi="Times New Roman" w:eastAsia="Times New Roman" w:cs="Times New Roman"/>
          <w:b/>
          <w:bCs/>
        </w:rPr>
      </w:pPr>
      <w:r>
        <w:rPr>
          <w:rFonts w:ascii="Times New Roman" w:hAnsi="Times New Roman" w:eastAsia="Times New Roman" w:cs="Times New Roman"/>
          <w:b/>
          <w:bCs/>
        </w:rPr>
        <w:br w:type="page"/>
      </w:r>
    </w:p>
    <w:p w:rsidRPr="00903C58" w:rsidR="00943E53" w:rsidP="00903C58" w:rsidRDefault="00943E53" w14:paraId="0540A70F" w14:textId="26C8C9C4">
      <w:pPr>
        <w:spacing w:before="240" w:after="240" w:line="480" w:lineRule="auto"/>
        <w:jc w:val="center"/>
        <w:rPr>
          <w:rFonts w:ascii="Times New Roman" w:hAnsi="Times New Roman" w:eastAsia="Times New Roman" w:cs="Times New Roman"/>
        </w:rPr>
      </w:pPr>
      <w:r>
        <w:rPr>
          <w:rFonts w:ascii="Times New Roman" w:hAnsi="Times New Roman" w:eastAsia="Times New Roman" w:cs="Times New Roman"/>
          <w:b/>
          <w:bCs/>
        </w:rPr>
        <w:t>Survey Questionnaire</w:t>
      </w:r>
    </w:p>
    <w:p w:rsidRPr="00F6026F" w:rsidR="00943E53" w:rsidP="00943E53" w:rsidRDefault="00943E53" w14:paraId="1C5593BD" w14:textId="77777777">
      <w:pPr>
        <w:rPr>
          <w:rFonts w:ascii="Times New Roman" w:hAnsi="Times New Roman" w:cs="Times New Roman"/>
        </w:rPr>
      </w:pPr>
      <w:r w:rsidRPr="00F6026F">
        <w:rPr>
          <w:rFonts w:ascii="Times New Roman" w:hAnsi="Times New Roman" w:cs="Times New Roman"/>
          <w:b/>
          <w:bCs/>
        </w:rPr>
        <w:t>Section 1: Demographic Profile</w:t>
      </w:r>
    </w:p>
    <w:p w:rsidRPr="00F6026F" w:rsidR="00943E53" w:rsidP="00943E53" w:rsidRDefault="00943E53" w14:paraId="1A11705C" w14:textId="77777777">
      <w:pPr>
        <w:numPr>
          <w:ilvl w:val="0"/>
          <w:numId w:val="24"/>
        </w:numPr>
        <w:rPr>
          <w:rFonts w:ascii="Times New Roman" w:hAnsi="Times New Roman" w:cs="Times New Roman"/>
        </w:rPr>
      </w:pPr>
      <w:r w:rsidRPr="00F6026F">
        <w:rPr>
          <w:rFonts w:ascii="Times New Roman" w:hAnsi="Times New Roman" w:cs="Times New Roman"/>
        </w:rPr>
        <w:t xml:space="preserve">What is your current year level? </w:t>
      </w:r>
    </w:p>
    <w:p w:rsidRPr="00F6026F" w:rsidR="00943E53" w:rsidP="00943E53" w:rsidRDefault="00943E53" w14:paraId="2A1043D4" w14:textId="77777777">
      <w:pPr>
        <w:pStyle w:val="ListParagraph"/>
        <w:ind w:left="144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1st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2nd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3rd Year</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4th Year</w:t>
      </w:r>
    </w:p>
    <w:p w:rsidR="00943E53" w:rsidP="00943E53" w:rsidRDefault="00943E53" w14:paraId="4D06DDA7" w14:textId="77777777">
      <w:pPr>
        <w:numPr>
          <w:ilvl w:val="0"/>
          <w:numId w:val="24"/>
        </w:numPr>
        <w:rPr>
          <w:rFonts w:ascii="Times New Roman" w:hAnsi="Times New Roman" w:cs="Times New Roman"/>
        </w:rPr>
      </w:pPr>
      <w:r w:rsidRPr="00F6026F">
        <w:rPr>
          <w:rFonts w:ascii="Times New Roman" w:hAnsi="Times New Roman" w:cs="Times New Roman"/>
        </w:rPr>
        <w:t>What is your program?</w:t>
      </w:r>
    </w:p>
    <w:p w:rsidRPr="00A96250" w:rsidR="00943E53" w:rsidP="00943E53" w:rsidRDefault="00943E53" w14:paraId="1B722E01" w14:textId="77777777">
      <w:pPr>
        <w:rPr>
          <w:rFonts w:ascii="Times New Roman" w:hAnsi="Times New Roman" w:cs="Times New Roman"/>
        </w:rPr>
      </w:pPr>
    </w:p>
    <w:p w:rsidRPr="00F6026F" w:rsidR="00943E53" w:rsidP="00943E53" w:rsidRDefault="00943E53" w14:paraId="065BAA25" w14:textId="77777777">
      <w:pPr>
        <w:numPr>
          <w:ilvl w:val="0"/>
          <w:numId w:val="24"/>
        </w:numPr>
        <w:rPr>
          <w:rFonts w:ascii="Times New Roman" w:hAnsi="Times New Roman" w:cs="Times New Roman"/>
        </w:rPr>
      </w:pPr>
      <w:r w:rsidRPr="00F6026F">
        <w:rPr>
          <w:rFonts w:ascii="Times New Roman" w:hAnsi="Times New Roman" w:cs="Times New Roman"/>
        </w:rPr>
        <w:t xml:space="preserve">What is your sex? </w:t>
      </w:r>
      <w:r w:rsidRPr="00F6026F">
        <w:rPr>
          <w:rFonts w:ascii="Times New Roman" w:hAnsi="Times New Roman" w:cs="Times New Roman"/>
        </w:rPr>
        <w:tab/>
      </w:r>
    </w:p>
    <w:p w:rsidR="00943E53" w:rsidP="00943E53" w:rsidRDefault="00943E53" w14:paraId="059AEF63" w14:textId="77777777">
      <w:pPr>
        <w:ind w:left="720" w:firstLine="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Male</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Female</w:t>
      </w:r>
      <w:r w:rsidRPr="00F6026F">
        <w:rPr>
          <w:rFonts w:ascii="Times New Roman" w:hAnsi="Times New Roman" w:cs="Times New Roman"/>
        </w:rPr>
        <w:t> </w:t>
      </w:r>
      <w:r w:rsidRPr="00F6026F">
        <w:rPr>
          <w:rFonts w:ascii="Times New Roman" w:hAnsi="Times New Roman" w:cs="Times New Roman"/>
        </w:rPr>
        <w:t> </w:t>
      </w:r>
      <w:r w:rsidRPr="00F6026F">
        <w:rPr>
          <w:rFonts w:ascii="Cambria Math" w:hAnsi="Cambria Math" w:cs="Cambria Math"/>
        </w:rPr>
        <w:t>◯</w:t>
      </w:r>
      <w:r w:rsidRPr="00F6026F">
        <w:rPr>
          <w:rFonts w:ascii="Times New Roman" w:hAnsi="Times New Roman" w:cs="Times New Roman"/>
        </w:rPr>
        <w:t xml:space="preserve"> Prefer not to say</w:t>
      </w:r>
    </w:p>
    <w:p w:rsidRPr="00F6026F" w:rsidR="00943E53" w:rsidP="00943E53" w:rsidRDefault="00943E53" w14:paraId="23DE674F" w14:textId="77777777">
      <w:pPr>
        <w:ind w:left="720" w:firstLine="720"/>
        <w:rPr>
          <w:rFonts w:ascii="Times New Roman" w:hAnsi="Times New Roman" w:cs="Times New Roman"/>
        </w:rPr>
      </w:pPr>
    </w:p>
    <w:p w:rsidRPr="00F6026F" w:rsidR="00943E53" w:rsidP="00943E53" w:rsidRDefault="00943E53" w14:paraId="262DF9F9" w14:textId="77777777">
      <w:pPr>
        <w:rPr>
          <w:rFonts w:ascii="Times New Roman" w:hAnsi="Times New Roman" w:cs="Times New Roman"/>
        </w:rPr>
      </w:pPr>
      <w:r w:rsidRPr="00F6026F">
        <w:rPr>
          <w:rFonts w:ascii="Times New Roman" w:hAnsi="Times New Roman" w:cs="Times New Roman"/>
          <w:b/>
          <w:bCs/>
        </w:rPr>
        <w:t>Section 2: Awareness of the E-Book System</w:t>
      </w:r>
    </w:p>
    <w:p w:rsidRPr="00F6026F" w:rsidR="00943E53" w:rsidP="00943E53" w:rsidRDefault="00943E53" w14:paraId="4CDB88BE" w14:textId="77777777">
      <w:pPr>
        <w:numPr>
          <w:ilvl w:val="0"/>
          <w:numId w:val="25"/>
        </w:numPr>
        <w:rPr>
          <w:rFonts w:ascii="Times New Roman" w:hAnsi="Times New Roman" w:cs="Times New Roman"/>
        </w:rPr>
      </w:pPr>
      <w:r w:rsidRPr="00F6026F">
        <w:rPr>
          <w:rFonts w:ascii="Times New Roman" w:hAnsi="Times New Roman" w:cs="Times New Roman"/>
        </w:rPr>
        <w:t xml:space="preserve">Are you aware that the Divine Word College of Legazpi Library provides access to e-books? </w:t>
      </w:r>
    </w:p>
    <w:p w:rsidRPr="00F6026F" w:rsidR="00943E53" w:rsidP="00943E53" w:rsidRDefault="00943E53" w14:paraId="1D19BF36" w14:textId="77777777">
      <w:pPr>
        <w:ind w:left="720" w:firstLine="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Yes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No</w:t>
      </w:r>
    </w:p>
    <w:p w:rsidRPr="00F6026F" w:rsidR="00943E53" w:rsidP="00943E53" w:rsidRDefault="00943E53" w14:paraId="7FC93A74" w14:textId="77777777">
      <w:pPr>
        <w:numPr>
          <w:ilvl w:val="0"/>
          <w:numId w:val="25"/>
        </w:numPr>
        <w:rPr>
          <w:rFonts w:ascii="Times New Roman" w:hAnsi="Times New Roman" w:cs="Times New Roman"/>
        </w:rPr>
      </w:pPr>
      <w:r w:rsidRPr="00F6026F">
        <w:rPr>
          <w:rFonts w:ascii="Times New Roman" w:hAnsi="Times New Roman" w:cs="Times New Roman"/>
        </w:rPr>
        <w:t xml:space="preserve">If yes, how did you first learn about the e-book system? (You may select more than one) </w:t>
      </w:r>
    </w:p>
    <w:p w:rsidRPr="00F6026F" w:rsidR="00943E53" w:rsidP="00943E53" w:rsidRDefault="00943E53" w14:paraId="65D46B0D"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teachers or professors </w:t>
      </w:r>
    </w:p>
    <w:p w:rsidRPr="00F6026F" w:rsidR="00943E53" w:rsidP="00943E53" w:rsidRDefault="00943E53" w14:paraId="211BB5C1" w14:textId="77777777">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library staff </w:t>
      </w:r>
    </w:p>
    <w:p w:rsidRPr="00F6026F" w:rsidR="00943E53" w:rsidP="00943E53" w:rsidRDefault="00943E53" w14:paraId="3F187365" w14:textId="77777777">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Through school website or social media </w:t>
      </w:r>
    </w:p>
    <w:p w:rsidRPr="00F6026F" w:rsidR="00943E53" w:rsidP="00943E53" w:rsidRDefault="00943E53" w14:paraId="280FD211" w14:textId="77777777">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From friends or classmates </w:t>
      </w:r>
    </w:p>
    <w:p w:rsidR="00943E53" w:rsidP="00943E53" w:rsidRDefault="00943E53" w14:paraId="01FAB0FE" w14:textId="77777777">
      <w:pPr>
        <w:ind w:firstLine="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Others: ____________________</w:t>
      </w:r>
    </w:p>
    <w:p w:rsidRPr="00F6026F" w:rsidR="00943E53" w:rsidP="00943E53" w:rsidRDefault="00943E53" w14:paraId="0964B973" w14:textId="77777777">
      <w:pPr>
        <w:ind w:firstLine="720"/>
        <w:rPr>
          <w:rFonts w:ascii="Times New Roman" w:hAnsi="Times New Roman" w:cs="Times New Roman"/>
        </w:rPr>
      </w:pPr>
    </w:p>
    <w:p w:rsidRPr="00F6026F" w:rsidR="00943E53" w:rsidP="00943E53" w:rsidRDefault="00943E53" w14:paraId="782B1498" w14:textId="77777777">
      <w:pPr>
        <w:rPr>
          <w:rFonts w:ascii="Times New Roman" w:hAnsi="Times New Roman" w:cs="Times New Roman"/>
        </w:rPr>
      </w:pPr>
      <w:r w:rsidRPr="00F6026F">
        <w:rPr>
          <w:rFonts w:ascii="Times New Roman" w:hAnsi="Times New Roman" w:cs="Times New Roman"/>
          <w:b/>
          <w:bCs/>
        </w:rPr>
        <w:t>Section 3: Frequency and Purposes of Use</w:t>
      </w:r>
    </w:p>
    <w:p w:rsidRPr="00F6026F" w:rsidR="00943E53" w:rsidP="00943E53" w:rsidRDefault="00943E53" w14:paraId="27C1F54F" w14:textId="77777777">
      <w:pPr>
        <w:numPr>
          <w:ilvl w:val="0"/>
          <w:numId w:val="26"/>
        </w:numPr>
        <w:rPr>
          <w:rFonts w:ascii="Times New Roman" w:hAnsi="Times New Roman" w:cs="Times New Roman"/>
        </w:rPr>
      </w:pPr>
      <w:r w:rsidRPr="00F6026F">
        <w:rPr>
          <w:rFonts w:ascii="Times New Roman" w:hAnsi="Times New Roman" w:cs="Times New Roman"/>
        </w:rPr>
        <w:t xml:space="preserve">How many times do you use the library’s e-book system? </w:t>
      </w:r>
    </w:p>
    <w:p w:rsidRPr="00F6026F" w:rsidR="00943E53" w:rsidP="00943E53" w:rsidRDefault="00943E53" w14:paraId="56ECAA32"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Never </w:t>
      </w:r>
    </w:p>
    <w:p w:rsidRPr="00F6026F" w:rsidR="00943E53" w:rsidP="00943E53" w:rsidRDefault="00943E53" w14:paraId="504A197A"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Rarely (1–2 times per semester) </w:t>
      </w:r>
    </w:p>
    <w:p w:rsidRPr="00F6026F" w:rsidR="00943E53" w:rsidP="00943E53" w:rsidRDefault="00943E53" w14:paraId="45C04AF1"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Sometimes (a few times per month) </w:t>
      </w:r>
    </w:p>
    <w:p w:rsidRPr="00F6026F" w:rsidR="00943E53" w:rsidP="00943E53" w:rsidRDefault="00943E53" w14:paraId="7D07CF6C"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Often (at least once a week) </w:t>
      </w:r>
    </w:p>
    <w:p w:rsidRPr="00F6026F" w:rsidR="00943E53" w:rsidP="00943E53" w:rsidRDefault="00943E53" w14:paraId="2FAD5434"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Very Often (almost daily)</w:t>
      </w:r>
    </w:p>
    <w:p w:rsidRPr="00F6026F" w:rsidR="00943E53" w:rsidP="00943E53" w:rsidRDefault="00943E53" w14:paraId="27840D02" w14:textId="77777777">
      <w:pPr>
        <w:numPr>
          <w:ilvl w:val="0"/>
          <w:numId w:val="26"/>
        </w:numPr>
        <w:rPr>
          <w:rFonts w:ascii="Times New Roman" w:hAnsi="Times New Roman" w:cs="Times New Roman"/>
        </w:rPr>
      </w:pPr>
      <w:r w:rsidRPr="00F6026F">
        <w:rPr>
          <w:rFonts w:ascii="Times New Roman" w:hAnsi="Times New Roman" w:cs="Times New Roman"/>
        </w:rPr>
        <w:t xml:space="preserve">For what purposes do you use the e-book system? (You may select more than one) </w:t>
      </w:r>
    </w:p>
    <w:p w:rsidRPr="00F6026F" w:rsidR="00943E53" w:rsidP="00943E53" w:rsidRDefault="00943E53" w14:paraId="0FF3CF76"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Research and assignments </w:t>
      </w:r>
    </w:p>
    <w:p w:rsidRPr="00F6026F" w:rsidR="00943E53" w:rsidP="00943E53" w:rsidRDefault="00943E53" w14:paraId="176A8B28"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Exam review / studying </w:t>
      </w:r>
    </w:p>
    <w:p w:rsidRPr="00F6026F" w:rsidR="00943E53" w:rsidP="00943E53" w:rsidRDefault="00943E53" w14:paraId="6D69343A"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Supplementary reading materials </w:t>
      </w:r>
    </w:p>
    <w:p w:rsidRPr="00F6026F" w:rsidR="00943E53" w:rsidP="00943E53" w:rsidRDefault="00943E53" w14:paraId="780585D6"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Leisure or personal reading </w:t>
      </w:r>
    </w:p>
    <w:p w:rsidRPr="00A96250" w:rsidR="00943E53" w:rsidP="00943E53" w:rsidRDefault="00943E53" w14:paraId="06EC4AD2" w14:textId="77777777">
      <w:pPr>
        <w:ind w:left="720"/>
        <w:rPr>
          <w:rFonts w:ascii="Times New Roman" w:hAnsi="Times New Roman" w:cs="Times New Roman"/>
        </w:rPr>
      </w:pPr>
      <w:r w:rsidRPr="00F6026F">
        <w:rPr>
          <w:rFonts w:ascii="Segoe UI Symbol" w:hAnsi="Segoe UI Symbol" w:cs="Segoe UI Symbol"/>
        </w:rPr>
        <w:t>☐</w:t>
      </w:r>
      <w:r w:rsidRPr="00F6026F">
        <w:rPr>
          <w:rFonts w:ascii="Times New Roman" w:hAnsi="Times New Roman" w:cs="Times New Roman"/>
        </w:rPr>
        <w:t xml:space="preserve"> Others: ____________________</w:t>
      </w:r>
    </w:p>
    <w:p w:rsidR="00943E53" w:rsidP="00943E53" w:rsidRDefault="00943E53" w14:paraId="31FF194E" w14:textId="77777777">
      <w:pPr>
        <w:rPr>
          <w:rFonts w:ascii="Times New Roman" w:hAnsi="Times New Roman" w:cs="Times New Roman"/>
          <w:b/>
          <w:bCs/>
        </w:rPr>
      </w:pPr>
      <w:r w:rsidRPr="00F6026F">
        <w:rPr>
          <w:rFonts w:ascii="Times New Roman" w:hAnsi="Times New Roman" w:cs="Times New Roman"/>
          <w:b/>
          <w:bCs/>
        </w:rPr>
        <w:t>Section 4: B</w:t>
      </w:r>
      <w:r>
        <w:rPr>
          <w:rFonts w:ascii="Times New Roman" w:hAnsi="Times New Roman" w:cs="Times New Roman"/>
          <w:b/>
          <w:bCs/>
        </w:rPr>
        <w:t>a</w:t>
      </w:r>
      <w:r w:rsidRPr="00F6026F">
        <w:rPr>
          <w:rFonts w:ascii="Times New Roman" w:hAnsi="Times New Roman" w:cs="Times New Roman"/>
          <w:b/>
          <w:bCs/>
        </w:rPr>
        <w:t>rriers to Utilization</w:t>
      </w:r>
    </w:p>
    <w:p w:rsidRPr="00F6026F" w:rsidR="00943E53" w:rsidP="00943E53" w:rsidRDefault="00943E53" w14:paraId="227A95F6" w14:textId="77777777">
      <w:pPr>
        <w:rPr>
          <w:rFonts w:ascii="Times New Roman" w:hAnsi="Times New Roman" w:cs="Times New Roman"/>
        </w:rPr>
      </w:pPr>
      <w:r w:rsidRPr="00F6026F">
        <w:rPr>
          <w:rFonts w:ascii="Times New Roman" w:hAnsi="Times New Roman" w:cs="Times New Roman"/>
        </w:rPr>
        <w:t>Please rate how much you agree with each of the following statements: (1 = Strongly Disagree, 2 = Disagree, 3 = Neutral, 4 = Agree, 5 = Strongly Agree)</w:t>
      </w:r>
    </w:p>
    <w:tbl>
      <w:tblPr>
        <w:tblStyle w:val="TableGrid"/>
        <w:tblpPr w:leftFromText="180" w:rightFromText="180" w:vertAnchor="text" w:horzAnchor="margin" w:tblpXSpec="center" w:tblpY="1034"/>
        <w:tblW w:w="10807" w:type="dxa"/>
        <w:tblLook w:val="04A0" w:firstRow="1" w:lastRow="0" w:firstColumn="1" w:lastColumn="0" w:noHBand="0" w:noVBand="1"/>
      </w:tblPr>
      <w:tblGrid>
        <w:gridCol w:w="3092"/>
        <w:gridCol w:w="1551"/>
        <w:gridCol w:w="1567"/>
        <w:gridCol w:w="1543"/>
        <w:gridCol w:w="1511"/>
        <w:gridCol w:w="1543"/>
      </w:tblGrid>
      <w:tr w:rsidRPr="00F6026F" w:rsidR="00943E53" w:rsidTr="00605058" w14:paraId="12427BE9" w14:textId="77777777">
        <w:trPr>
          <w:trHeight w:val="490"/>
        </w:trPr>
        <w:tc>
          <w:tcPr>
            <w:tcW w:w="3092" w:type="dxa"/>
          </w:tcPr>
          <w:p w:rsidRPr="00F6026F" w:rsidR="00943E53" w:rsidP="00605058" w:rsidRDefault="00943E53" w14:paraId="53D7C2ED" w14:textId="77777777">
            <w:pPr>
              <w:rPr>
                <w:rFonts w:ascii="Times New Roman" w:hAnsi="Times New Roman" w:cs="Times New Roman"/>
                <w:b/>
                <w:bCs/>
              </w:rPr>
            </w:pPr>
            <w:r w:rsidRPr="00F6026F">
              <w:rPr>
                <w:rFonts w:ascii="Times New Roman" w:hAnsi="Times New Roman" w:cs="Times New Roman"/>
                <w:b/>
                <w:bCs/>
              </w:rPr>
              <w:t>Statements</w:t>
            </w:r>
          </w:p>
        </w:tc>
        <w:tc>
          <w:tcPr>
            <w:tcW w:w="1551" w:type="dxa"/>
          </w:tcPr>
          <w:p w:rsidRPr="00F6026F" w:rsidR="00943E53" w:rsidP="00605058" w:rsidRDefault="00943E53" w14:paraId="175DDFA8" w14:textId="77777777">
            <w:pPr>
              <w:rPr>
                <w:rFonts w:ascii="Times New Roman" w:hAnsi="Times New Roman" w:cs="Times New Roman"/>
              </w:rPr>
            </w:pPr>
            <w:r w:rsidRPr="00F6026F">
              <w:rPr>
                <w:rFonts w:ascii="Times New Roman" w:hAnsi="Times New Roman" w:cs="Times New Roman"/>
              </w:rPr>
              <w:t>1</w:t>
            </w:r>
          </w:p>
          <w:p w:rsidRPr="00F6026F" w:rsidR="00943E53" w:rsidP="00605058" w:rsidRDefault="00943E53" w14:paraId="0759F68B" w14:textId="77777777">
            <w:pPr>
              <w:rPr>
                <w:rFonts w:ascii="Times New Roman" w:hAnsi="Times New Roman" w:cs="Times New Roman"/>
              </w:rPr>
            </w:pPr>
            <w:r w:rsidRPr="00F6026F">
              <w:rPr>
                <w:rFonts w:ascii="Times New Roman" w:hAnsi="Times New Roman" w:cs="Times New Roman"/>
              </w:rPr>
              <w:t>(Strongly Disagree)</w:t>
            </w:r>
          </w:p>
        </w:tc>
        <w:tc>
          <w:tcPr>
            <w:tcW w:w="1567" w:type="dxa"/>
          </w:tcPr>
          <w:p w:rsidRPr="00F6026F" w:rsidR="00943E53" w:rsidP="00605058" w:rsidRDefault="00943E53" w14:paraId="2153E30D" w14:textId="77777777">
            <w:pPr>
              <w:rPr>
                <w:rFonts w:ascii="Times New Roman" w:hAnsi="Times New Roman" w:cs="Times New Roman"/>
              </w:rPr>
            </w:pPr>
            <w:r w:rsidRPr="00F6026F">
              <w:rPr>
                <w:rFonts w:ascii="Times New Roman" w:hAnsi="Times New Roman" w:cs="Times New Roman"/>
              </w:rPr>
              <w:t>2</w:t>
            </w:r>
          </w:p>
          <w:p w:rsidRPr="00F6026F" w:rsidR="00943E53" w:rsidP="00605058" w:rsidRDefault="00943E53" w14:paraId="2A3A382D" w14:textId="77777777">
            <w:pPr>
              <w:rPr>
                <w:rFonts w:ascii="Times New Roman" w:hAnsi="Times New Roman" w:cs="Times New Roman"/>
              </w:rPr>
            </w:pPr>
            <w:r w:rsidRPr="00F6026F">
              <w:rPr>
                <w:rFonts w:ascii="Times New Roman" w:hAnsi="Times New Roman" w:cs="Times New Roman"/>
              </w:rPr>
              <w:t>(Disagree)</w:t>
            </w:r>
          </w:p>
        </w:tc>
        <w:tc>
          <w:tcPr>
            <w:tcW w:w="1543" w:type="dxa"/>
          </w:tcPr>
          <w:p w:rsidRPr="00F6026F" w:rsidR="00943E53" w:rsidP="00605058" w:rsidRDefault="00943E53" w14:paraId="1689D0A5" w14:textId="77777777">
            <w:pPr>
              <w:rPr>
                <w:rFonts w:ascii="Times New Roman" w:hAnsi="Times New Roman" w:cs="Times New Roman"/>
              </w:rPr>
            </w:pPr>
            <w:r w:rsidRPr="00F6026F">
              <w:rPr>
                <w:rFonts w:ascii="Times New Roman" w:hAnsi="Times New Roman" w:cs="Times New Roman"/>
              </w:rPr>
              <w:t>3</w:t>
            </w:r>
          </w:p>
          <w:p w:rsidRPr="00F6026F" w:rsidR="00943E53" w:rsidP="00605058" w:rsidRDefault="00943E53" w14:paraId="4016098E" w14:textId="77777777">
            <w:pPr>
              <w:rPr>
                <w:rFonts w:ascii="Times New Roman" w:hAnsi="Times New Roman" w:cs="Times New Roman"/>
              </w:rPr>
            </w:pPr>
            <w:r w:rsidRPr="00F6026F">
              <w:rPr>
                <w:rFonts w:ascii="Times New Roman" w:hAnsi="Times New Roman" w:cs="Times New Roman"/>
              </w:rPr>
              <w:t>(Neutral)</w:t>
            </w:r>
          </w:p>
        </w:tc>
        <w:tc>
          <w:tcPr>
            <w:tcW w:w="1511" w:type="dxa"/>
          </w:tcPr>
          <w:p w:rsidRPr="00F6026F" w:rsidR="00943E53" w:rsidP="00605058" w:rsidRDefault="00943E53" w14:paraId="28796E98" w14:textId="77777777">
            <w:pPr>
              <w:rPr>
                <w:rFonts w:ascii="Times New Roman" w:hAnsi="Times New Roman" w:cs="Times New Roman"/>
              </w:rPr>
            </w:pPr>
            <w:r w:rsidRPr="00F6026F">
              <w:rPr>
                <w:rFonts w:ascii="Times New Roman" w:hAnsi="Times New Roman" w:cs="Times New Roman"/>
              </w:rPr>
              <w:t>4</w:t>
            </w:r>
          </w:p>
          <w:p w:rsidRPr="00F6026F" w:rsidR="00943E53" w:rsidP="00605058" w:rsidRDefault="00943E53" w14:paraId="5594872C" w14:textId="77777777">
            <w:pPr>
              <w:rPr>
                <w:rFonts w:ascii="Times New Roman" w:hAnsi="Times New Roman" w:cs="Times New Roman"/>
              </w:rPr>
            </w:pPr>
            <w:r w:rsidRPr="00F6026F">
              <w:rPr>
                <w:rFonts w:ascii="Times New Roman" w:hAnsi="Times New Roman" w:cs="Times New Roman"/>
              </w:rPr>
              <w:t>(Agree)</w:t>
            </w:r>
          </w:p>
        </w:tc>
        <w:tc>
          <w:tcPr>
            <w:tcW w:w="1543" w:type="dxa"/>
          </w:tcPr>
          <w:p w:rsidRPr="00F6026F" w:rsidR="00943E53" w:rsidP="00605058" w:rsidRDefault="00943E53" w14:paraId="3E12878A" w14:textId="77777777">
            <w:pPr>
              <w:rPr>
                <w:rFonts w:ascii="Times New Roman" w:hAnsi="Times New Roman" w:cs="Times New Roman"/>
              </w:rPr>
            </w:pPr>
            <w:r w:rsidRPr="00F6026F">
              <w:rPr>
                <w:rFonts w:ascii="Times New Roman" w:hAnsi="Times New Roman" w:cs="Times New Roman"/>
              </w:rPr>
              <w:t>5</w:t>
            </w:r>
          </w:p>
          <w:p w:rsidRPr="00F6026F" w:rsidR="00943E53" w:rsidP="00605058" w:rsidRDefault="00943E53" w14:paraId="67E689D4" w14:textId="77777777">
            <w:pPr>
              <w:rPr>
                <w:rFonts w:ascii="Times New Roman" w:hAnsi="Times New Roman" w:cs="Times New Roman"/>
              </w:rPr>
            </w:pPr>
            <w:r w:rsidRPr="00F6026F">
              <w:rPr>
                <w:rFonts w:ascii="Times New Roman" w:hAnsi="Times New Roman" w:cs="Times New Roman"/>
              </w:rPr>
              <w:t>(Strongly Agree)</w:t>
            </w:r>
          </w:p>
        </w:tc>
      </w:tr>
      <w:tr w:rsidRPr="00F6026F" w:rsidR="00943E53" w:rsidTr="00605058" w14:paraId="24F1E827" w14:textId="77777777">
        <w:trPr>
          <w:trHeight w:val="490"/>
        </w:trPr>
        <w:tc>
          <w:tcPr>
            <w:tcW w:w="3092" w:type="dxa"/>
          </w:tcPr>
          <w:p w:rsidRPr="00F6026F" w:rsidR="00943E53" w:rsidP="00943E53" w:rsidRDefault="00943E53" w14:paraId="1B9850B8" w14:textId="77777777">
            <w:pPr>
              <w:numPr>
                <w:ilvl w:val="0"/>
                <w:numId w:val="27"/>
              </w:numPr>
              <w:rPr>
                <w:rFonts w:ascii="Times New Roman" w:hAnsi="Times New Roman" w:cs="Times New Roman"/>
              </w:rPr>
            </w:pPr>
            <w:r w:rsidRPr="00F6026F">
              <w:rPr>
                <w:rFonts w:ascii="Times New Roman" w:hAnsi="Times New Roman" w:cs="Times New Roman"/>
              </w:rPr>
              <w:t xml:space="preserve">I don’t know how to access or use the KOHA e-book system. </w:t>
            </w:r>
          </w:p>
          <w:p w:rsidRPr="00F6026F" w:rsidR="00943E53" w:rsidP="00605058" w:rsidRDefault="00943E53" w14:paraId="3D5D69BA" w14:textId="77777777">
            <w:pPr>
              <w:rPr>
                <w:rFonts w:ascii="Times New Roman" w:hAnsi="Times New Roman" w:cs="Times New Roman"/>
              </w:rPr>
            </w:pPr>
          </w:p>
        </w:tc>
        <w:tc>
          <w:tcPr>
            <w:tcW w:w="1551" w:type="dxa"/>
          </w:tcPr>
          <w:p w:rsidRPr="00F6026F" w:rsidR="00943E53" w:rsidP="00605058" w:rsidRDefault="00943E53" w14:paraId="43ADD7F7"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7F42FEEF"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483B1FB8"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1F3CAA4A"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755DA78E" w14:textId="77777777">
            <w:pPr>
              <w:jc w:val="center"/>
              <w:rPr>
                <w:rFonts w:ascii="Times New Roman" w:hAnsi="Times New Roman" w:cs="Times New Roman"/>
              </w:rPr>
            </w:pPr>
            <w:r w:rsidRPr="00F6026F">
              <w:rPr>
                <w:rFonts w:ascii="Cambria Math" w:hAnsi="Cambria Math" w:cs="Cambria Math"/>
              </w:rPr>
              <w:t>◯</w:t>
            </w:r>
          </w:p>
        </w:tc>
      </w:tr>
      <w:tr w:rsidRPr="00F6026F" w:rsidR="00943E53" w:rsidTr="00605058" w14:paraId="74D11B2B" w14:textId="77777777">
        <w:trPr>
          <w:trHeight w:val="516"/>
        </w:trPr>
        <w:tc>
          <w:tcPr>
            <w:tcW w:w="3092" w:type="dxa"/>
          </w:tcPr>
          <w:p w:rsidRPr="00F6026F" w:rsidR="00943E53" w:rsidP="00943E53" w:rsidRDefault="00943E53" w14:paraId="6F63D37E" w14:textId="77777777">
            <w:pPr>
              <w:numPr>
                <w:ilvl w:val="0"/>
                <w:numId w:val="27"/>
              </w:numPr>
              <w:rPr>
                <w:rFonts w:ascii="Times New Roman" w:hAnsi="Times New Roman" w:cs="Times New Roman"/>
              </w:rPr>
            </w:pPr>
            <w:r w:rsidRPr="00F6026F">
              <w:rPr>
                <w:rFonts w:ascii="Times New Roman" w:hAnsi="Times New Roman" w:cs="Times New Roman"/>
              </w:rPr>
              <w:t xml:space="preserve">The internet connection in school is too slow or unreliable for using e-books. </w:t>
            </w:r>
          </w:p>
          <w:p w:rsidRPr="00F6026F" w:rsidR="00943E53" w:rsidP="00605058" w:rsidRDefault="00943E53" w14:paraId="63B572DF" w14:textId="77777777">
            <w:pPr>
              <w:rPr>
                <w:rFonts w:ascii="Times New Roman" w:hAnsi="Times New Roman" w:cs="Times New Roman"/>
              </w:rPr>
            </w:pPr>
          </w:p>
        </w:tc>
        <w:tc>
          <w:tcPr>
            <w:tcW w:w="1551" w:type="dxa"/>
          </w:tcPr>
          <w:p w:rsidRPr="00F6026F" w:rsidR="00943E53" w:rsidP="00605058" w:rsidRDefault="00943E53" w14:paraId="4304B6A5"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26DFA56B"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6CD9CCAA"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7A8D8AF1"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2318430D" w14:textId="77777777">
            <w:pPr>
              <w:jc w:val="center"/>
              <w:rPr>
                <w:rFonts w:ascii="Times New Roman" w:hAnsi="Times New Roman" w:cs="Times New Roman"/>
              </w:rPr>
            </w:pPr>
            <w:r w:rsidRPr="00F6026F">
              <w:rPr>
                <w:rFonts w:ascii="Cambria Math" w:hAnsi="Cambria Math" w:cs="Cambria Math"/>
              </w:rPr>
              <w:t>◯</w:t>
            </w:r>
          </w:p>
        </w:tc>
      </w:tr>
      <w:tr w:rsidRPr="00F6026F" w:rsidR="00943E53" w:rsidTr="00605058" w14:paraId="76289916" w14:textId="77777777">
        <w:trPr>
          <w:trHeight w:val="490"/>
        </w:trPr>
        <w:tc>
          <w:tcPr>
            <w:tcW w:w="3092" w:type="dxa"/>
          </w:tcPr>
          <w:p w:rsidRPr="00F6026F" w:rsidR="00943E53" w:rsidP="00943E53" w:rsidRDefault="00943E53" w14:paraId="150C2B79" w14:textId="77777777">
            <w:pPr>
              <w:numPr>
                <w:ilvl w:val="0"/>
                <w:numId w:val="27"/>
              </w:numPr>
              <w:rPr>
                <w:rFonts w:ascii="Times New Roman" w:hAnsi="Times New Roman" w:cs="Times New Roman"/>
              </w:rPr>
            </w:pPr>
            <w:r w:rsidRPr="00F6026F">
              <w:rPr>
                <w:rFonts w:ascii="Times New Roman" w:hAnsi="Times New Roman" w:cs="Times New Roman"/>
              </w:rPr>
              <w:t xml:space="preserve">I prefer reading from printed books rather than e-books. </w:t>
            </w:r>
          </w:p>
          <w:p w:rsidRPr="00F6026F" w:rsidR="00943E53" w:rsidP="00605058" w:rsidRDefault="00943E53" w14:paraId="0EEC7556" w14:textId="77777777">
            <w:pPr>
              <w:rPr>
                <w:rFonts w:ascii="Times New Roman" w:hAnsi="Times New Roman" w:cs="Times New Roman"/>
              </w:rPr>
            </w:pPr>
          </w:p>
        </w:tc>
        <w:tc>
          <w:tcPr>
            <w:tcW w:w="1551" w:type="dxa"/>
          </w:tcPr>
          <w:p w:rsidRPr="00F6026F" w:rsidR="00943E53" w:rsidP="00605058" w:rsidRDefault="00943E53" w14:paraId="205E1672"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548FE1B7"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2ED2FC34"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6F221EBF"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0B0266A6" w14:textId="77777777">
            <w:pPr>
              <w:jc w:val="center"/>
              <w:rPr>
                <w:rFonts w:ascii="Times New Roman" w:hAnsi="Times New Roman" w:cs="Times New Roman"/>
              </w:rPr>
            </w:pPr>
            <w:r w:rsidRPr="00F6026F">
              <w:rPr>
                <w:rFonts w:ascii="Cambria Math" w:hAnsi="Cambria Math" w:cs="Cambria Math"/>
              </w:rPr>
              <w:t>◯</w:t>
            </w:r>
          </w:p>
        </w:tc>
      </w:tr>
      <w:tr w:rsidRPr="00F6026F" w:rsidR="00943E53" w:rsidTr="00605058" w14:paraId="68B2A31D" w14:textId="77777777">
        <w:trPr>
          <w:trHeight w:val="490"/>
        </w:trPr>
        <w:tc>
          <w:tcPr>
            <w:tcW w:w="3092" w:type="dxa"/>
          </w:tcPr>
          <w:p w:rsidRPr="00F6026F" w:rsidR="00943E53" w:rsidP="00943E53" w:rsidRDefault="00943E53" w14:paraId="0E85D655" w14:textId="77777777">
            <w:pPr>
              <w:numPr>
                <w:ilvl w:val="0"/>
                <w:numId w:val="27"/>
              </w:numPr>
              <w:rPr>
                <w:rFonts w:ascii="Times New Roman" w:hAnsi="Times New Roman" w:cs="Times New Roman"/>
              </w:rPr>
            </w:pPr>
            <w:r w:rsidRPr="00F6026F">
              <w:rPr>
                <w:rFonts w:ascii="Times New Roman" w:hAnsi="Times New Roman" w:cs="Times New Roman"/>
              </w:rPr>
              <w:t xml:space="preserve">The KOHA e-book platform is difficult to navigate or search. </w:t>
            </w:r>
          </w:p>
          <w:p w:rsidRPr="00F6026F" w:rsidR="00943E53" w:rsidP="00605058" w:rsidRDefault="00943E53" w14:paraId="3F7C3FBD" w14:textId="77777777">
            <w:pPr>
              <w:rPr>
                <w:rFonts w:ascii="Times New Roman" w:hAnsi="Times New Roman" w:cs="Times New Roman"/>
              </w:rPr>
            </w:pPr>
          </w:p>
        </w:tc>
        <w:tc>
          <w:tcPr>
            <w:tcW w:w="1551" w:type="dxa"/>
          </w:tcPr>
          <w:p w:rsidRPr="00F6026F" w:rsidR="00943E53" w:rsidP="00605058" w:rsidRDefault="00943E53" w14:paraId="1CA60CBB"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294317F5"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0DFAEA6C"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6DFFF198"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0EE4558C" w14:textId="77777777">
            <w:pPr>
              <w:jc w:val="center"/>
              <w:rPr>
                <w:rFonts w:ascii="Times New Roman" w:hAnsi="Times New Roman" w:cs="Times New Roman"/>
              </w:rPr>
            </w:pPr>
            <w:r w:rsidRPr="00F6026F">
              <w:rPr>
                <w:rFonts w:ascii="Cambria Math" w:hAnsi="Cambria Math" w:cs="Cambria Math"/>
              </w:rPr>
              <w:t>◯</w:t>
            </w:r>
          </w:p>
        </w:tc>
      </w:tr>
      <w:tr w:rsidRPr="00F6026F" w:rsidR="00943E53" w:rsidTr="00605058" w14:paraId="3F8D2E3B" w14:textId="77777777">
        <w:trPr>
          <w:trHeight w:val="490"/>
        </w:trPr>
        <w:tc>
          <w:tcPr>
            <w:tcW w:w="3092" w:type="dxa"/>
          </w:tcPr>
          <w:p w:rsidRPr="00F6026F" w:rsidR="00943E53" w:rsidP="00943E53" w:rsidRDefault="00943E53" w14:paraId="282885C6" w14:textId="77777777">
            <w:pPr>
              <w:numPr>
                <w:ilvl w:val="0"/>
                <w:numId w:val="27"/>
              </w:numPr>
              <w:rPr>
                <w:rFonts w:ascii="Times New Roman" w:hAnsi="Times New Roman" w:cs="Times New Roman"/>
              </w:rPr>
            </w:pPr>
            <w:r w:rsidRPr="00F6026F">
              <w:rPr>
                <w:rFonts w:ascii="Times New Roman" w:hAnsi="Times New Roman" w:cs="Times New Roman"/>
              </w:rPr>
              <w:t xml:space="preserve">There are not enough e-books relevant to my program or courses. </w:t>
            </w:r>
          </w:p>
          <w:p w:rsidRPr="00F6026F" w:rsidR="00943E53" w:rsidP="00605058" w:rsidRDefault="00943E53" w14:paraId="35A0C889" w14:textId="77777777">
            <w:pPr>
              <w:rPr>
                <w:rFonts w:ascii="Times New Roman" w:hAnsi="Times New Roman" w:cs="Times New Roman"/>
              </w:rPr>
            </w:pPr>
          </w:p>
        </w:tc>
        <w:tc>
          <w:tcPr>
            <w:tcW w:w="1551" w:type="dxa"/>
          </w:tcPr>
          <w:p w:rsidRPr="00F6026F" w:rsidR="00943E53" w:rsidP="00605058" w:rsidRDefault="00943E53" w14:paraId="7439EDCF"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6D650752"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57D6CEFF"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66CFF05D"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524516EC" w14:textId="77777777">
            <w:pPr>
              <w:jc w:val="center"/>
              <w:rPr>
                <w:rFonts w:ascii="Times New Roman" w:hAnsi="Times New Roman" w:cs="Times New Roman"/>
              </w:rPr>
            </w:pPr>
            <w:r w:rsidRPr="00F6026F">
              <w:rPr>
                <w:rFonts w:ascii="Cambria Math" w:hAnsi="Cambria Math" w:cs="Cambria Math"/>
              </w:rPr>
              <w:t>◯</w:t>
            </w:r>
          </w:p>
        </w:tc>
      </w:tr>
      <w:tr w:rsidRPr="00F6026F" w:rsidR="00943E53" w:rsidTr="00605058" w14:paraId="249B65A2" w14:textId="77777777">
        <w:trPr>
          <w:trHeight w:val="490"/>
        </w:trPr>
        <w:tc>
          <w:tcPr>
            <w:tcW w:w="3092" w:type="dxa"/>
          </w:tcPr>
          <w:p w:rsidRPr="00F6026F" w:rsidR="00943E53" w:rsidP="00943E53" w:rsidRDefault="00943E53" w14:paraId="263366C0" w14:textId="77777777">
            <w:pPr>
              <w:numPr>
                <w:ilvl w:val="0"/>
                <w:numId w:val="27"/>
              </w:numPr>
              <w:rPr>
                <w:rFonts w:ascii="Times New Roman" w:hAnsi="Times New Roman" w:cs="Times New Roman"/>
              </w:rPr>
            </w:pPr>
            <w:r w:rsidRPr="00F6026F">
              <w:rPr>
                <w:rFonts w:ascii="Times New Roman" w:hAnsi="Times New Roman" w:cs="Times New Roman"/>
              </w:rPr>
              <w:t xml:space="preserve">I have never received any training or orientation on how to use the e-book system. </w:t>
            </w:r>
          </w:p>
          <w:p w:rsidRPr="00F6026F" w:rsidR="00943E53" w:rsidP="00605058" w:rsidRDefault="00943E53" w14:paraId="1CF99B02" w14:textId="77777777">
            <w:pPr>
              <w:rPr>
                <w:rFonts w:ascii="Times New Roman" w:hAnsi="Times New Roman" w:cs="Times New Roman"/>
              </w:rPr>
            </w:pPr>
          </w:p>
        </w:tc>
        <w:tc>
          <w:tcPr>
            <w:tcW w:w="1551" w:type="dxa"/>
          </w:tcPr>
          <w:p w:rsidRPr="00F6026F" w:rsidR="00943E53" w:rsidP="00605058" w:rsidRDefault="00943E53" w14:paraId="2EBC6B9A" w14:textId="77777777">
            <w:pPr>
              <w:jc w:val="center"/>
              <w:rPr>
                <w:rFonts w:ascii="Times New Roman" w:hAnsi="Times New Roman" w:cs="Times New Roman"/>
              </w:rPr>
            </w:pPr>
            <w:r w:rsidRPr="00F6026F">
              <w:rPr>
                <w:rFonts w:ascii="Cambria Math" w:hAnsi="Cambria Math" w:cs="Cambria Math"/>
              </w:rPr>
              <w:t>◯</w:t>
            </w:r>
          </w:p>
        </w:tc>
        <w:tc>
          <w:tcPr>
            <w:tcW w:w="1567" w:type="dxa"/>
          </w:tcPr>
          <w:p w:rsidRPr="00F6026F" w:rsidR="00943E53" w:rsidP="00605058" w:rsidRDefault="00943E53" w14:paraId="0D78BE8D"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6C32E543" w14:textId="77777777">
            <w:pPr>
              <w:jc w:val="center"/>
              <w:rPr>
                <w:rFonts w:ascii="Times New Roman" w:hAnsi="Times New Roman" w:cs="Times New Roman"/>
              </w:rPr>
            </w:pPr>
            <w:r w:rsidRPr="00F6026F">
              <w:rPr>
                <w:rFonts w:ascii="Cambria Math" w:hAnsi="Cambria Math" w:cs="Cambria Math"/>
              </w:rPr>
              <w:t>◯</w:t>
            </w:r>
          </w:p>
        </w:tc>
        <w:tc>
          <w:tcPr>
            <w:tcW w:w="1511" w:type="dxa"/>
          </w:tcPr>
          <w:p w:rsidRPr="00F6026F" w:rsidR="00943E53" w:rsidP="00605058" w:rsidRDefault="00943E53" w14:paraId="77922476" w14:textId="77777777">
            <w:pPr>
              <w:jc w:val="center"/>
              <w:rPr>
                <w:rFonts w:ascii="Times New Roman" w:hAnsi="Times New Roman" w:cs="Times New Roman"/>
              </w:rPr>
            </w:pPr>
            <w:r w:rsidRPr="00F6026F">
              <w:rPr>
                <w:rFonts w:ascii="Cambria Math" w:hAnsi="Cambria Math" w:cs="Cambria Math"/>
              </w:rPr>
              <w:t>◯</w:t>
            </w:r>
          </w:p>
        </w:tc>
        <w:tc>
          <w:tcPr>
            <w:tcW w:w="1543" w:type="dxa"/>
          </w:tcPr>
          <w:p w:rsidRPr="00F6026F" w:rsidR="00943E53" w:rsidP="00605058" w:rsidRDefault="00943E53" w14:paraId="3C8DBD13" w14:textId="77777777">
            <w:pPr>
              <w:jc w:val="center"/>
              <w:rPr>
                <w:rFonts w:ascii="Times New Roman" w:hAnsi="Times New Roman" w:cs="Times New Roman"/>
              </w:rPr>
            </w:pPr>
            <w:r w:rsidRPr="00F6026F">
              <w:rPr>
                <w:rFonts w:ascii="Cambria Math" w:hAnsi="Cambria Math" w:cs="Cambria Math"/>
              </w:rPr>
              <w:t>◯</w:t>
            </w:r>
          </w:p>
        </w:tc>
      </w:tr>
    </w:tbl>
    <w:p w:rsidR="00943E53" w:rsidP="00943E53" w:rsidRDefault="00943E53" w14:paraId="7896C89F" w14:textId="77777777">
      <w:pPr>
        <w:rPr>
          <w:rFonts w:ascii="Times New Roman" w:hAnsi="Times New Roman" w:cs="Times New Roman"/>
          <w:b/>
          <w:bCs/>
        </w:rPr>
      </w:pPr>
    </w:p>
    <w:p w:rsidRPr="00F6026F" w:rsidR="00943E53" w:rsidP="00943E53" w:rsidRDefault="00943E53" w14:paraId="4B9B749F" w14:textId="77777777">
      <w:pPr>
        <w:rPr>
          <w:rFonts w:ascii="Times New Roman" w:hAnsi="Times New Roman" w:cs="Times New Roman"/>
        </w:rPr>
      </w:pPr>
      <w:r w:rsidRPr="00F6026F">
        <w:rPr>
          <w:rFonts w:ascii="Times New Roman" w:hAnsi="Times New Roman" w:cs="Times New Roman"/>
          <w:b/>
          <w:bCs/>
        </w:rPr>
        <w:t>Section 5: Preferences and Suggestions</w:t>
      </w:r>
    </w:p>
    <w:p w:rsidRPr="00F6026F" w:rsidR="00943E53" w:rsidP="00943E53" w:rsidRDefault="00943E53" w14:paraId="25D5D127" w14:textId="77777777">
      <w:pPr>
        <w:numPr>
          <w:ilvl w:val="0"/>
          <w:numId w:val="28"/>
        </w:numPr>
        <w:rPr>
          <w:rFonts w:ascii="Times New Roman" w:hAnsi="Times New Roman" w:cs="Times New Roman"/>
        </w:rPr>
      </w:pPr>
      <w:r w:rsidRPr="00F6026F">
        <w:rPr>
          <w:rFonts w:ascii="Times New Roman" w:hAnsi="Times New Roman" w:cs="Times New Roman"/>
        </w:rPr>
        <w:t xml:space="preserve">For your academic reading and studying, which do you generally prefer? </w:t>
      </w:r>
    </w:p>
    <w:p w:rsidRPr="00F6026F" w:rsidR="00943E53" w:rsidP="00943E53" w:rsidRDefault="00943E53" w14:paraId="16C59365" w14:textId="77777777">
      <w:pPr>
        <w:ind w:left="720"/>
        <w:rPr>
          <w:rFonts w:ascii="Times New Roman" w:hAnsi="Times New Roman" w:cs="Times New Roman"/>
        </w:rPr>
      </w:pPr>
      <w:r w:rsidRPr="00F6026F">
        <w:rPr>
          <w:rFonts w:ascii="Cambria Math" w:hAnsi="Cambria Math" w:cs="Cambria Math"/>
        </w:rPr>
        <w:t>◯</w:t>
      </w:r>
      <w:r w:rsidRPr="00F6026F">
        <w:rPr>
          <w:rFonts w:ascii="Times New Roman" w:hAnsi="Times New Roman" w:cs="Times New Roman"/>
        </w:rPr>
        <w:t xml:space="preserve"> Print books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E-books </w:t>
      </w:r>
      <w:r>
        <w:rPr>
          <w:rFonts w:ascii="Times New Roman" w:hAnsi="Times New Roman" w:cs="Times New Roman"/>
        </w:rPr>
        <w:tab/>
      </w:r>
      <w:r w:rsidRPr="00F6026F">
        <w:rPr>
          <w:rFonts w:ascii="Cambria Math" w:hAnsi="Cambria Math" w:cs="Cambria Math"/>
        </w:rPr>
        <w:t>◯</w:t>
      </w:r>
      <w:r w:rsidRPr="00F6026F">
        <w:rPr>
          <w:rFonts w:ascii="Times New Roman" w:hAnsi="Times New Roman" w:cs="Times New Roman"/>
        </w:rPr>
        <w:t xml:space="preserve"> No strong preference</w:t>
      </w:r>
    </w:p>
    <w:p w:rsidRPr="00F6026F" w:rsidR="00943E53" w:rsidP="00943E53" w:rsidRDefault="00943E53" w14:paraId="34B45572" w14:textId="77777777">
      <w:pPr>
        <w:numPr>
          <w:ilvl w:val="0"/>
          <w:numId w:val="28"/>
        </w:numPr>
        <w:rPr>
          <w:rFonts w:ascii="Times New Roman" w:hAnsi="Times New Roman" w:cs="Times New Roman"/>
        </w:rPr>
      </w:pPr>
      <w:r w:rsidRPr="00F6026F">
        <w:rPr>
          <w:rFonts w:ascii="Times New Roman" w:hAnsi="Times New Roman" w:cs="Times New Roman"/>
        </w:rPr>
        <w:t>Why do you prefer the option you chose in question 14?</w:t>
      </w:r>
    </w:p>
    <w:p w:rsidR="00943E53" w:rsidP="00943E53" w:rsidRDefault="00943E53" w14:paraId="053EC265" w14:textId="77777777">
      <w:pPr>
        <w:ind w:left="720"/>
        <w:rPr>
          <w:rFonts w:ascii="Times New Roman" w:hAnsi="Times New Roman" w:cs="Times New Roman"/>
        </w:rPr>
      </w:pPr>
    </w:p>
    <w:p w:rsidRPr="00F6026F" w:rsidR="00943E53" w:rsidP="00943E53" w:rsidRDefault="00943E53" w14:paraId="55B9C935" w14:textId="77777777">
      <w:pPr>
        <w:ind w:left="720"/>
        <w:rPr>
          <w:rFonts w:ascii="Times New Roman" w:hAnsi="Times New Roman" w:cs="Times New Roman"/>
        </w:rPr>
      </w:pPr>
    </w:p>
    <w:p w:rsidRPr="00F6026F" w:rsidR="00943E53" w:rsidP="00943E53" w:rsidRDefault="00943E53" w14:paraId="53B45736" w14:textId="77777777">
      <w:pPr>
        <w:numPr>
          <w:ilvl w:val="0"/>
          <w:numId w:val="28"/>
        </w:numPr>
        <w:rPr>
          <w:rFonts w:ascii="Times New Roman" w:hAnsi="Times New Roman" w:cs="Times New Roman"/>
        </w:rPr>
      </w:pPr>
      <w:r w:rsidRPr="00F6026F">
        <w:rPr>
          <w:rFonts w:ascii="Times New Roman" w:hAnsi="Times New Roman" w:cs="Times New Roman"/>
        </w:rPr>
        <w:t>What suggestions do you have to encourage more students to use the e-book system?</w:t>
      </w:r>
    </w:p>
    <w:p w:rsidRPr="00F6026F" w:rsidR="00943E53" w:rsidP="00943E53" w:rsidRDefault="00943E53" w14:paraId="48828723" w14:textId="77777777">
      <w:pPr>
        <w:pStyle w:val="ListParagraph"/>
        <w:rPr>
          <w:rFonts w:ascii="Times New Roman" w:hAnsi="Times New Roman" w:cs="Times New Roman"/>
        </w:rPr>
      </w:pPr>
    </w:p>
    <w:p w:rsidRPr="00F6026F" w:rsidR="00943E53" w:rsidP="00943E53" w:rsidRDefault="00943E53" w14:paraId="52871F5B" w14:textId="77777777">
      <w:pPr>
        <w:rPr>
          <w:rFonts w:ascii="Times New Roman" w:hAnsi="Times New Roman" w:cs="Times New Roman"/>
        </w:rPr>
      </w:pPr>
    </w:p>
    <w:p w:rsidRPr="00F6026F" w:rsidR="00943E53" w:rsidP="00943E53" w:rsidRDefault="00943E53" w14:paraId="24CAD781" w14:textId="77777777">
      <w:pPr>
        <w:rPr>
          <w:rFonts w:ascii="Times New Roman" w:hAnsi="Times New Roman" w:cs="Times New Roman"/>
        </w:rPr>
      </w:pPr>
    </w:p>
    <w:p w:rsidRPr="00F6026F" w:rsidR="00943E53" w:rsidP="00943E53" w:rsidRDefault="00943E53" w14:paraId="14BA237E" w14:textId="77777777">
      <w:pPr>
        <w:rPr>
          <w:rFonts w:ascii="Times New Roman" w:hAnsi="Times New Roman" w:cs="Times New Roman"/>
        </w:rPr>
      </w:pPr>
      <w:r w:rsidRPr="00F6026F">
        <w:rPr>
          <w:rFonts w:ascii="Times New Roman" w:hAnsi="Times New Roman" w:cs="Times New Roman"/>
          <w:b/>
          <w:bCs/>
        </w:rPr>
        <w:t>Thank you very much for completing this survey!</w:t>
      </w:r>
      <w:r w:rsidRPr="00F6026F">
        <w:rPr>
          <w:rFonts w:ascii="Times New Roman" w:hAnsi="Times New Roman" w:cs="Times New Roman"/>
        </w:rPr>
        <w:t xml:space="preserve"> Your responses will greatly help improve the library’s e-book services for all students.</w:t>
      </w:r>
    </w:p>
    <w:p w:rsidRPr="00F6026F" w:rsidR="00943E53" w:rsidP="00943E53" w:rsidRDefault="00943E53" w14:paraId="43F05205" w14:textId="77777777">
      <w:pPr>
        <w:rPr>
          <w:rFonts w:ascii="Times New Roman" w:hAnsi="Times New Roman" w:cs="Times New Roman"/>
        </w:rPr>
      </w:pPr>
    </w:p>
    <w:p w:rsidR="00903C58" w:rsidRDefault="00903C58" w14:paraId="2EA0466A" w14:textId="77777777">
      <w:pPr>
        <w:rPr>
          <w:rFonts w:ascii="Times New Roman" w:hAnsi="Times New Roman" w:cs="Times New Roman"/>
          <w:b/>
          <w:bCs/>
          <w:lang w:val="en-US"/>
        </w:rPr>
      </w:pPr>
      <w:r>
        <w:rPr>
          <w:rFonts w:ascii="Times New Roman" w:hAnsi="Times New Roman" w:cs="Times New Roman"/>
          <w:b/>
          <w:bCs/>
          <w:lang w:val="en-US"/>
        </w:rPr>
        <w:br w:type="page"/>
      </w:r>
    </w:p>
    <w:p w:rsidR="00903C58" w:rsidP="00903C58" w:rsidRDefault="00903C58" w14:paraId="60CC7774" w14:textId="4C16AC9B">
      <w:pPr>
        <w:spacing w:line="480" w:lineRule="auto"/>
        <w:jc w:val="center"/>
        <w:rPr>
          <w:rFonts w:ascii="Times New Roman" w:hAnsi="Times New Roman" w:cs="Times New Roman"/>
          <w:b w:val="1"/>
          <w:bCs w:val="1"/>
          <w:lang w:val="en-US"/>
        </w:rPr>
      </w:pPr>
      <w:r w:rsidRPr="77C746C6" w:rsidR="1A86E6E9">
        <w:rPr>
          <w:rFonts w:ascii="Times New Roman" w:hAnsi="Times New Roman" w:cs="Times New Roman"/>
          <w:b w:val="1"/>
          <w:bCs w:val="1"/>
          <w:lang w:val="en-US"/>
        </w:rPr>
        <w:t>PROOF OF CONDUCTING THE STUDY</w:t>
      </w:r>
      <w:r w:rsidR="1A86E6E9">
        <w:drawing>
          <wp:inline wp14:editId="49E7DFFB" wp14:anchorId="238CB7B4">
            <wp:extent cx="5201376" cy="4058216"/>
            <wp:effectExtent l="0" t="0" r="0" b="0"/>
            <wp:docPr id="87598532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985329" name=""/>
                    <pic:cNvPicPr/>
                  </pic:nvPicPr>
                  <pic:blipFill>
                    <a:blip xmlns:r="http://schemas.openxmlformats.org/officeDocument/2006/relationships" r:embed="rId13"/>
                    <a:stretch>
                      <a:fillRect/>
                    </a:stretch>
                  </pic:blipFill>
                  <pic:spPr>
                    <a:xfrm>
                      <a:off x="0" y="0"/>
                      <a:ext cx="5201376" cy="4058216"/>
                    </a:xfrm>
                    <a:prstGeom prst="rect">
                      <a:avLst/>
                    </a:prstGeom>
                  </pic:spPr>
                </pic:pic>
              </a:graphicData>
            </a:graphic>
          </wp:inline>
        </w:drawing>
      </w:r>
      <w:r w:rsidR="1A86E6E9">
        <w:drawing>
          <wp:inline wp14:editId="0458B25D" wp14:anchorId="274445E7">
            <wp:extent cx="5943600" cy="2500630"/>
            <wp:effectExtent l="0" t="0" r="0" b="0"/>
            <wp:docPr id="1348917618" name="Picture 1" descr="Forms response chart. Question title: Question.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Forms response chart. Question title: Question. Number of responses: 100 responses."/>
                    <pic:cNvPicPr>
                      <a:picLocks noChangeAspect="1" noChangeArrowheads="1"/>
                    </pic:cNvPicPr>
                  </pic:nvPicPr>
                  <pic:blipFill>
                    <a:blip xmlns:r="http://schemas.openxmlformats.org/officeDocument/2006/relationships"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rsidR="00903C58" w:rsidP="00903C58" w:rsidRDefault="00903C58" w14:paraId="30400241" w14:noSpellErr="1" w14:textId="4FF6EFB8">
      <w:pPr>
        <w:spacing w:line="480" w:lineRule="auto"/>
        <w:jc w:val="center"/>
        <w:rPr>
          <w:rFonts w:ascii="Times New Roman" w:hAnsi="Times New Roman" w:cs="Times New Roman"/>
          <w:b w:val="1"/>
          <w:bCs w:val="1"/>
          <w:lang w:val="en-US"/>
        </w:rPr>
      </w:pPr>
      <w:r w:rsidR="1A86E6E9">
        <w:drawing>
          <wp:inline wp14:editId="23D40F82" wp14:anchorId="41819809">
            <wp:extent cx="5943600" cy="2825750"/>
            <wp:effectExtent l="0" t="0" r="0" b="0"/>
            <wp:docPr id="1426910249" name="Picture 3" descr="Forms response chart. Question title: 2. What is your program/course?   (e.g., BSIT , BSCS, BSA , BSCE, etc.).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Forms response chart. Question title: 2. What is your program/course?   (e.g., BSIT , BSCS, BSA , BSCE, etc.). Number of responses: 100 responses."/>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1A86E6E9">
        <w:drawing>
          <wp:inline wp14:editId="304A8AD0" wp14:anchorId="7BC6F2AE">
            <wp:extent cx="5943600" cy="2500630"/>
            <wp:effectExtent l="0" t="0" r="0" b="0"/>
            <wp:docPr id="363205839" name="Picture 2" descr="Forms response chart. Question title: 1. What is your current year level?&#10;.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Forms response chart. Question title: 1. What is your current year level?&#10;. Number of responses: 100 responses."/>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rsidRPr="000F7C51" w:rsidR="008D3334" w:rsidP="77C746C6" w:rsidRDefault="00903C58" w14:paraId="769E8E96" w14:textId="2D08A1E3">
      <w:pPr>
        <w:pStyle w:val="Normal"/>
        <w:rPr>
          <w:rFonts w:ascii="Times New Roman" w:hAnsi="Times New Roman" w:cs="Times New Roman"/>
        </w:rPr>
      </w:pPr>
      <w:r w:rsidR="1A86E6E9">
        <w:drawing>
          <wp:inline wp14:editId="7F88EA75" wp14:anchorId="125167C8">
            <wp:extent cx="5943600" cy="2500630"/>
            <wp:effectExtent l="0" t="0" r="0" b="0"/>
            <wp:docPr id="1079480376" name="Picture 4" descr="Forms response chart. Question title: 3. What is your sex?. Number of responses: 99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descr="Forms response chart. Question title: 3. What is your sex?. Number of responses: 99 responses."/>
                    <pic:cNvPicPr>
                      <a:picLocks noChangeAspect="1" noChangeArrowheads="1"/>
                    </pic:cNvPicPr>
                  </pic:nvPicPr>
                  <pic:blipFill>
                    <a:blip xmlns:r="http://schemas.openxmlformats.org/officeDocument/2006/relationships"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2A9721E5">
        <w:drawing>
          <wp:inline wp14:editId="7A7FD1D4" wp14:anchorId="5ED1CE01">
            <wp:extent cx="5943600" cy="2500630"/>
            <wp:effectExtent l="0" t="0" r="0" b="0"/>
            <wp:docPr id="2115024437" name="Picture 5" descr="Forms response chart. Question title: 4. Are you aware that the Divine Word College of Legazpi Library provides access to e-&#10;books?.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descr="Forms response chart. Question title: 4. Are you aware that the Divine Word College of Legazpi Library provides access to e-&#10;books?. Number of responses: 100 responses."/>
                    <pic:cNvPicPr>
                      <a:picLocks noChangeAspect="1" noChangeArrowheads="1"/>
                    </pic:cNvPicPr>
                  </pic:nvPicPr>
                  <pic:blipFill>
                    <a:blip xmlns:r="http://schemas.openxmlformats.org/officeDocument/2006/relationships"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1A86E6E9">
        <w:drawing>
          <wp:inline wp14:editId="2D7D31E5" wp14:anchorId="5CF917F4">
            <wp:extent cx="5943600" cy="2825750"/>
            <wp:effectExtent l="0" t="0" r="0" b="0"/>
            <wp:docPr id="1280338196" name="Picture 10" descr="Forms response chart. Question title: 5. If yes, how did you first learn about the e-book system? (You may select more than one). Number of responses: 66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9" descr="Forms response chart. Question title: 5. If yes, how did you first learn about the e-book system? (You may select more than one). Number of responses: 66 responses."/>
                    <pic:cNvPicPr>
                      <a:picLocks noChangeAspect="1" noChangeArrowheads="1"/>
                    </pic:cNvPicPr>
                  </pic:nvPicPr>
                  <pic:blipFill>
                    <a:blip xmlns:r="http://schemas.openxmlformats.org/officeDocument/2006/relationships" r:embed="rId1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1A86E6E9">
        <w:drawing>
          <wp:inline wp14:editId="393AF1EA" wp14:anchorId="0E6F0AC4">
            <wp:extent cx="5943600" cy="2500630"/>
            <wp:effectExtent l="0" t="0" r="0" b="0"/>
            <wp:docPr id="309042123" name="Picture 6" descr="Forms response chart. Question title: 6. How many times do you use the library’s e-book system?.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descr="Forms response chart. Question title: 6. How many times do you use the library’s e-book system?. Number of responses: 100 responses."/>
                    <pic:cNvPicPr>
                      <a:picLocks noChangeAspect="1" noChangeArrowheads="1"/>
                    </pic:cNvPicPr>
                  </pic:nvPicPr>
                  <pic:blipFill>
                    <a:blip xmlns:r="http://schemas.openxmlformats.org/officeDocument/2006/relationships"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1A86E6E9">
        <w:rPr/>
        <w:t xml:space="preserve"> </w:t>
      </w:r>
      <w:r w:rsidR="1A86E6E9">
        <w:drawing>
          <wp:inline wp14:editId="59A9A40E" wp14:anchorId="08533989">
            <wp:extent cx="5943600" cy="2825750"/>
            <wp:effectExtent l="0" t="0" r="0" b="0"/>
            <wp:docPr id="1758091805" name="Picture 7" descr="Forms response chart. Question title: 7. For what purposes do you use the e-book system? (You may select more than one).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descr="Forms response chart. Question title: 7. For what purposes do you use the e-book system? (You may select more than one). Number of responses: 100 responses."/>
                    <pic:cNvPicPr>
                      <a:picLocks noChangeAspect="1" noChangeArrowheads="1"/>
                    </pic:cNvPicPr>
                  </pic:nvPicPr>
                  <pic:blipFill>
                    <a:blip xmlns:r="http://schemas.openxmlformats.org/officeDocument/2006/relationships" r:embed="rId2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1A86E6E9">
        <w:rPr/>
        <w:t xml:space="preserve"> </w:t>
      </w:r>
      <w:r w:rsidR="1A86E6E9">
        <w:drawing>
          <wp:inline wp14:editId="41A2079A" wp14:anchorId="44BDE9FB">
            <wp:extent cx="5943600" cy="2005330"/>
            <wp:effectExtent l="0" t="0" r="0" b="0"/>
            <wp:docPr id="1316575111" name="Picture 8" descr="Forms response chart. Question title: . Number of responses: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5" descr="Forms response chart. Question title: . Number of responses: ."/>
                    <pic:cNvPicPr>
                      <a:picLocks noChangeAspect="1" noChangeArrowheads="1"/>
                    </pic:cNvPicPr>
                  </pic:nvPicPr>
                  <pic:blipFill>
                    <a:blip xmlns:r="http://schemas.openxmlformats.org/officeDocument/2006/relationships" r:embed="rId22" cstate="print">
                      <a:extLst>
                        <a:ext uri="{28A0092B-C50C-407E-A947-70E740481C1C}">
                          <a14:useLocalDpi xmlns:a14="http://schemas.microsoft.com/office/drawing/2010/main" val="0"/>
                        </a:ext>
                      </a:extLst>
                    </a:blip>
                    <a:srcRect/>
                    <a:stretch>
                      <a:fillRect/>
                    </a:stretch>
                  </pic:blipFill>
                  <pic:spPr bwMode="auto">
                    <a:xfrm>
                      <a:off x="0" y="0"/>
                      <a:ext cx="5943600" cy="2005330"/>
                    </a:xfrm>
                    <a:prstGeom prst="rect">
                      <a:avLst/>
                    </a:prstGeom>
                    <a:noFill/>
                    <a:ln>
                      <a:noFill/>
                    </a:ln>
                  </pic:spPr>
                </pic:pic>
              </a:graphicData>
            </a:graphic>
          </wp:inline>
        </w:drawing>
      </w:r>
      <w:r w:rsidR="1A86E6E9">
        <w:rPr/>
        <w:t xml:space="preserve"> </w:t>
      </w:r>
      <w:r w:rsidR="1A86E6E9">
        <w:drawing>
          <wp:inline wp14:editId="6D23649D" wp14:anchorId="55412BF5">
            <wp:extent cx="5943600" cy="2500630"/>
            <wp:effectExtent l="0" t="0" r="0" b="0"/>
            <wp:docPr id="616106257" name="Picture 9" descr="Forms response chart. Question title: 14. For your academic reading and studying, which do you generally prefer?. Number of responses: 100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 descr="Forms response chart. Question title: 14. For your academic reading and studying, which do you generally prefer?. Number of responses: 100 responses."/>
                    <pic:cNvPicPr>
                      <a:picLocks noChangeAspect="1" noChangeArrowheads="1"/>
                    </pic:cNvPicPr>
                  </pic:nvPicPr>
                  <pic:blipFill>
                    <a:blip xmlns:r="http://schemas.openxmlformats.org/officeDocument/2006/relationships" r:embed="rId2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77C746C6" w:rsidR="1A86E6E9">
        <w:rPr>
          <w:noProof/>
        </w:rPr>
        <w:t xml:space="preserve"> </w:t>
      </w:r>
      <w:r w:rsidR="1A86E6E9">
        <w:drawing>
          <wp:inline wp14:editId="68195FC7" wp14:anchorId="5CD7607B">
            <wp:extent cx="5371391" cy="3695700"/>
            <wp:effectExtent l="0" t="0" r="1270" b="0"/>
            <wp:docPr id="189967982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679823" name=""/>
                    <pic:cNvPicPr/>
                  </pic:nvPicPr>
                  <pic:blipFill>
                    <a:blip xmlns:r="http://schemas.openxmlformats.org/officeDocument/2006/relationships" r:embed="rId24"/>
                    <a:stretch>
                      <a:fillRect/>
                    </a:stretch>
                  </pic:blipFill>
                  <pic:spPr>
                    <a:xfrm>
                      <a:off x="0" y="0"/>
                      <a:ext cx="5409710" cy="3722065"/>
                    </a:xfrm>
                    <a:prstGeom prst="rect">
                      <a:avLst/>
                    </a:prstGeom>
                  </pic:spPr>
                </pic:pic>
              </a:graphicData>
            </a:graphic>
          </wp:inline>
        </w:drawing>
      </w:r>
      <w:r w:rsidR="1A86E6E9">
        <w:drawing>
          <wp:inline wp14:editId="75553394" wp14:anchorId="59EFC7CC">
            <wp:extent cx="5391150" cy="3649970"/>
            <wp:effectExtent l="0" t="0" r="0" b="8255"/>
            <wp:docPr id="125376035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760353" name=""/>
                    <pic:cNvPicPr/>
                  </pic:nvPicPr>
                  <pic:blipFill>
                    <a:blip xmlns:r="http://schemas.openxmlformats.org/officeDocument/2006/relationships" r:embed="rId25"/>
                    <a:stretch>
                      <a:fillRect/>
                    </a:stretch>
                  </pic:blipFill>
                  <pic:spPr>
                    <a:xfrm>
                      <a:off x="0" y="0"/>
                      <a:ext cx="5403146" cy="3658091"/>
                    </a:xfrm>
                    <a:prstGeom prst="rect">
                      <a:avLst/>
                    </a:prstGeom>
                  </pic:spPr>
                </pic:pic>
              </a:graphicData>
            </a:graphic>
          </wp:inline>
        </w:drawing>
      </w:r>
    </w:p>
    <w:sectPr w:rsidRPr="000F7C51" w:rsidR="008D3334" w:rsidSect="008A5A3D">
      <w:headerReference w:type="default" r:id="rId26"/>
      <w:pgSz w:w="12240" w:h="15840" w:orient="portrait"/>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3E88" w:rsidP="007C5513" w:rsidRDefault="00323E88" w14:paraId="078664B4" w14:textId="77777777">
      <w:pPr>
        <w:spacing w:after="0" w:line="240" w:lineRule="auto"/>
      </w:pPr>
      <w:r>
        <w:separator/>
      </w:r>
    </w:p>
  </w:endnote>
  <w:endnote w:type="continuationSeparator" w:id="0">
    <w:p w:rsidR="00323E88" w:rsidP="007C5513" w:rsidRDefault="00323E88" w14:paraId="178981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3E88" w:rsidP="007C5513" w:rsidRDefault="00323E88" w14:paraId="16BFDF2D" w14:textId="77777777">
      <w:pPr>
        <w:spacing w:after="0" w:line="240" w:lineRule="auto"/>
      </w:pPr>
      <w:r>
        <w:separator/>
      </w:r>
    </w:p>
  </w:footnote>
  <w:footnote w:type="continuationSeparator" w:id="0">
    <w:p w:rsidR="00323E88" w:rsidP="007C5513" w:rsidRDefault="00323E88" w14:paraId="3C734FF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6B5992" w:rsidR="006B5992" w:rsidRDefault="006B5992" w14:paraId="38A890BC" w14:textId="1188B57C">
    <w:pPr>
      <w:pStyle w:val="Header"/>
      <w:jc w:val="right"/>
      <w:rPr>
        <w:rFonts w:ascii="Times New Roman" w:hAnsi="Times New Roman" w:cs="Times New Roman"/>
      </w:rPr>
    </w:pPr>
    <w:r>
      <w:rPr>
        <w:noProof/>
      </w:rPr>
      <w:drawing>
        <wp:anchor distT="0" distB="0" distL="114300" distR="114300" simplePos="0" relativeHeight="251659264" behindDoc="1" locked="0" layoutInCell="1" hidden="0" allowOverlap="1" wp14:anchorId="5DEFD155" wp14:editId="257C9C10">
          <wp:simplePos x="0" y="0"/>
          <wp:positionH relativeFrom="margin">
            <wp:align>center</wp:align>
          </wp:positionH>
          <wp:positionV relativeFrom="paragraph">
            <wp:posOffset>194614</wp:posOffset>
          </wp:positionV>
          <wp:extent cx="7148222" cy="858741"/>
          <wp:effectExtent l="0" t="0" r="0" b="0"/>
          <wp:wrapNone/>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48222" cy="858741"/>
                  </a:xfrm>
                  <a:prstGeom prst="rect">
                    <a:avLst/>
                  </a:prstGeom>
                  <a:ln/>
                </pic:spPr>
              </pic:pic>
            </a:graphicData>
          </a:graphic>
          <wp14:sizeRelH relativeFrom="margin">
            <wp14:pctWidth>0</wp14:pctWidth>
          </wp14:sizeRelH>
          <wp14:sizeRelV relativeFrom="margin">
            <wp14:pctHeight>0</wp14:pctHeight>
          </wp14:sizeRelV>
        </wp:anchor>
      </w:drawing>
    </w:r>
    <w:r w:rsidRPr="006B5992">
      <w:rPr>
        <w:rFonts w:ascii="Times New Roman" w:hAnsi="Times New Roman" w:cs="Times New Roman"/>
      </w:rPr>
      <w:t xml:space="preserve">Page </w:t>
    </w:r>
    <w:sdt>
      <w:sdtPr>
        <w:rPr>
          <w:rFonts w:ascii="Times New Roman" w:hAnsi="Times New Roman" w:cs="Times New Roman"/>
        </w:rPr>
        <w:id w:val="19832331"/>
        <w:docPartObj>
          <w:docPartGallery w:val="Page Numbers (Top of Page)"/>
          <w:docPartUnique/>
        </w:docPartObj>
      </w:sdtPr>
      <w:sdtEndPr>
        <w:rPr>
          <w:noProof/>
        </w:rPr>
      </w:sdtEndPr>
      <w:sdtContent>
        <w:r w:rsidRPr="006B5992">
          <w:rPr>
            <w:rFonts w:ascii="Times New Roman" w:hAnsi="Times New Roman" w:cs="Times New Roman"/>
          </w:rPr>
          <w:fldChar w:fldCharType="begin"/>
        </w:r>
        <w:r w:rsidRPr="006B5992">
          <w:rPr>
            <w:rFonts w:ascii="Times New Roman" w:hAnsi="Times New Roman" w:cs="Times New Roman"/>
          </w:rPr>
          <w:instrText xml:space="preserve"> PAGE   \* MERGEFORMAT </w:instrText>
        </w:r>
        <w:r w:rsidRPr="006B5992">
          <w:rPr>
            <w:rFonts w:ascii="Times New Roman" w:hAnsi="Times New Roman" w:cs="Times New Roman"/>
          </w:rPr>
          <w:fldChar w:fldCharType="separate"/>
        </w:r>
        <w:r w:rsidRPr="006B5992">
          <w:rPr>
            <w:rFonts w:ascii="Times New Roman" w:hAnsi="Times New Roman" w:cs="Times New Roman"/>
            <w:noProof/>
          </w:rPr>
          <w:t>2</w:t>
        </w:r>
        <w:r w:rsidRPr="006B5992">
          <w:rPr>
            <w:rFonts w:ascii="Times New Roman" w:hAnsi="Times New Roman" w:cs="Times New Roman"/>
            <w:noProof/>
          </w:rPr>
          <w:fldChar w:fldCharType="end"/>
        </w:r>
      </w:sdtContent>
    </w:sdt>
  </w:p>
  <w:p w:rsidRPr="006B5992" w:rsidR="007C5513" w:rsidRDefault="007C5513" w14:paraId="188D3C55" w14:textId="2DE3A6F4">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4E1"/>
    <w:multiLevelType w:val="multilevel"/>
    <w:tmpl w:val="78BC6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1B690F"/>
    <w:multiLevelType w:val="multilevel"/>
    <w:tmpl w:val="F6FA6210"/>
    <w:lvl w:ilvl="0">
      <w:start w:val="1"/>
      <w:numFmt w:val="bullet"/>
      <w:lvlText w:val="o"/>
      <w:lvlJc w:val="left"/>
      <w:pPr>
        <w:ind w:left="720" w:hanging="360"/>
      </w:pPr>
      <w:rPr>
        <w:rFonts w:hint="default" w:ascii="Courier New" w:hAnsi="Courier New" w:cs="Courier New"/>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3BB1213"/>
    <w:multiLevelType w:val="multilevel"/>
    <w:tmpl w:val="07FC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E2544"/>
    <w:multiLevelType w:val="multilevel"/>
    <w:tmpl w:val="BE925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0E0277"/>
    <w:multiLevelType w:val="hybridMultilevel"/>
    <w:tmpl w:val="4EDCA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DBF"/>
    <w:multiLevelType w:val="multilevel"/>
    <w:tmpl w:val="CD141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5AF54B3"/>
    <w:multiLevelType w:val="multilevel"/>
    <w:tmpl w:val="2E4EB5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907EF"/>
    <w:multiLevelType w:val="multilevel"/>
    <w:tmpl w:val="FD0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163BA"/>
    <w:multiLevelType w:val="multilevel"/>
    <w:tmpl w:val="4F8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65CAF"/>
    <w:multiLevelType w:val="multilevel"/>
    <w:tmpl w:val="DFBCAF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37DF2"/>
    <w:multiLevelType w:val="multilevel"/>
    <w:tmpl w:val="FADC8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9970D2D"/>
    <w:multiLevelType w:val="multilevel"/>
    <w:tmpl w:val="4150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1228C"/>
    <w:multiLevelType w:val="multilevel"/>
    <w:tmpl w:val="FCA28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63A7F"/>
    <w:multiLevelType w:val="multilevel"/>
    <w:tmpl w:val="BE0EC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F2DB3"/>
    <w:multiLevelType w:val="multilevel"/>
    <w:tmpl w:val="B1464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5661053"/>
    <w:multiLevelType w:val="multilevel"/>
    <w:tmpl w:val="EBCA2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00380D"/>
    <w:multiLevelType w:val="multilevel"/>
    <w:tmpl w:val="F50A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537B2F"/>
    <w:multiLevelType w:val="multilevel"/>
    <w:tmpl w:val="37C4C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E646FF"/>
    <w:multiLevelType w:val="multilevel"/>
    <w:tmpl w:val="DB82A4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C5A89"/>
    <w:multiLevelType w:val="multilevel"/>
    <w:tmpl w:val="131E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A6922"/>
    <w:multiLevelType w:val="multilevel"/>
    <w:tmpl w:val="F0D8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266C63"/>
    <w:multiLevelType w:val="multilevel"/>
    <w:tmpl w:val="C19C12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182098D"/>
    <w:multiLevelType w:val="multilevel"/>
    <w:tmpl w:val="0EF2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030F06"/>
    <w:multiLevelType w:val="multilevel"/>
    <w:tmpl w:val="FF3C56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3770B"/>
    <w:multiLevelType w:val="multilevel"/>
    <w:tmpl w:val="61BCF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2821DD"/>
    <w:multiLevelType w:val="multilevel"/>
    <w:tmpl w:val="B5E6D0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46ACB"/>
    <w:multiLevelType w:val="multilevel"/>
    <w:tmpl w:val="95763A8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6327B"/>
    <w:multiLevelType w:val="multilevel"/>
    <w:tmpl w:val="8CF05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DC3721A"/>
    <w:multiLevelType w:val="hybridMultilevel"/>
    <w:tmpl w:val="6FCC7F50"/>
    <w:lvl w:ilvl="0" w:tplc="806AC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02031894">
    <w:abstractNumId w:val="12"/>
  </w:num>
  <w:num w:numId="2" w16cid:durableId="1561789488">
    <w:abstractNumId w:val="9"/>
  </w:num>
  <w:num w:numId="3" w16cid:durableId="897012122">
    <w:abstractNumId w:val="23"/>
  </w:num>
  <w:num w:numId="4" w16cid:durableId="1263609005">
    <w:abstractNumId w:val="13"/>
  </w:num>
  <w:num w:numId="5" w16cid:durableId="44179043">
    <w:abstractNumId w:val="14"/>
  </w:num>
  <w:num w:numId="6" w16cid:durableId="1576161697">
    <w:abstractNumId w:val="24"/>
  </w:num>
  <w:num w:numId="7" w16cid:durableId="1283149415">
    <w:abstractNumId w:val="19"/>
  </w:num>
  <w:num w:numId="8" w16cid:durableId="1857840436">
    <w:abstractNumId w:val="29"/>
  </w:num>
  <w:num w:numId="9" w16cid:durableId="573584610">
    <w:abstractNumId w:val="21"/>
  </w:num>
  <w:num w:numId="10" w16cid:durableId="884408364">
    <w:abstractNumId w:val="0"/>
  </w:num>
  <w:num w:numId="11" w16cid:durableId="761341624">
    <w:abstractNumId w:val="17"/>
  </w:num>
  <w:num w:numId="12" w16cid:durableId="273709907">
    <w:abstractNumId w:val="16"/>
  </w:num>
  <w:num w:numId="13" w16cid:durableId="1776948390">
    <w:abstractNumId w:val="25"/>
  </w:num>
  <w:num w:numId="14" w16cid:durableId="1813136968">
    <w:abstractNumId w:val="11"/>
  </w:num>
  <w:num w:numId="15" w16cid:durableId="1215049200">
    <w:abstractNumId w:val="28"/>
  </w:num>
  <w:num w:numId="16" w16cid:durableId="415132222">
    <w:abstractNumId w:val="20"/>
  </w:num>
  <w:num w:numId="17" w16cid:durableId="1219514229">
    <w:abstractNumId w:val="8"/>
  </w:num>
  <w:num w:numId="18" w16cid:durableId="1866290676">
    <w:abstractNumId w:val="4"/>
  </w:num>
  <w:num w:numId="19" w16cid:durableId="134681108">
    <w:abstractNumId w:val="3"/>
  </w:num>
  <w:num w:numId="20" w16cid:durableId="1939603593">
    <w:abstractNumId w:val="15"/>
  </w:num>
  <w:num w:numId="21" w16cid:durableId="328558462">
    <w:abstractNumId w:val="18"/>
  </w:num>
  <w:num w:numId="22" w16cid:durableId="189538768">
    <w:abstractNumId w:val="5"/>
  </w:num>
  <w:num w:numId="23" w16cid:durableId="1110394208">
    <w:abstractNumId w:val="22"/>
  </w:num>
  <w:num w:numId="24" w16cid:durableId="470290879">
    <w:abstractNumId w:val="2"/>
  </w:num>
  <w:num w:numId="25" w16cid:durableId="790436792">
    <w:abstractNumId w:val="27"/>
  </w:num>
  <w:num w:numId="26" w16cid:durableId="1750343355">
    <w:abstractNumId w:val="7"/>
  </w:num>
  <w:num w:numId="27" w16cid:durableId="1833905704">
    <w:abstractNumId w:val="10"/>
  </w:num>
  <w:num w:numId="28" w16cid:durableId="1958220513">
    <w:abstractNumId w:val="26"/>
  </w:num>
  <w:num w:numId="29" w16cid:durableId="2101443361">
    <w:abstractNumId w:val="6"/>
  </w:num>
  <w:num w:numId="30" w16cid:durableId="211498005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513"/>
    <w:rsid w:val="000267A7"/>
    <w:rsid w:val="00076C03"/>
    <w:rsid w:val="00086CC8"/>
    <w:rsid w:val="00092489"/>
    <w:rsid w:val="000B2F69"/>
    <w:rsid w:val="000B682C"/>
    <w:rsid w:val="000F0FD7"/>
    <w:rsid w:val="000F330A"/>
    <w:rsid w:val="000F7C51"/>
    <w:rsid w:val="00124883"/>
    <w:rsid w:val="00143AA9"/>
    <w:rsid w:val="00143DE2"/>
    <w:rsid w:val="001771FA"/>
    <w:rsid w:val="001A22B3"/>
    <w:rsid w:val="00201FA1"/>
    <w:rsid w:val="002308F7"/>
    <w:rsid w:val="0024606A"/>
    <w:rsid w:val="002620FC"/>
    <w:rsid w:val="002728B5"/>
    <w:rsid w:val="002873ED"/>
    <w:rsid w:val="002C44A3"/>
    <w:rsid w:val="00300016"/>
    <w:rsid w:val="00323E88"/>
    <w:rsid w:val="00332DB7"/>
    <w:rsid w:val="00385659"/>
    <w:rsid w:val="003A4111"/>
    <w:rsid w:val="003A7411"/>
    <w:rsid w:val="003B4FA3"/>
    <w:rsid w:val="003BA586"/>
    <w:rsid w:val="003E691E"/>
    <w:rsid w:val="004A2888"/>
    <w:rsid w:val="004F1A12"/>
    <w:rsid w:val="005311E2"/>
    <w:rsid w:val="00576923"/>
    <w:rsid w:val="005E45EA"/>
    <w:rsid w:val="00646557"/>
    <w:rsid w:val="00652FE1"/>
    <w:rsid w:val="00693F47"/>
    <w:rsid w:val="006B31CB"/>
    <w:rsid w:val="006B5992"/>
    <w:rsid w:val="006D004E"/>
    <w:rsid w:val="006F583D"/>
    <w:rsid w:val="00710DAB"/>
    <w:rsid w:val="00735AAB"/>
    <w:rsid w:val="00765CD6"/>
    <w:rsid w:val="0076629E"/>
    <w:rsid w:val="00771A72"/>
    <w:rsid w:val="007C5513"/>
    <w:rsid w:val="0080827A"/>
    <w:rsid w:val="00844968"/>
    <w:rsid w:val="00873B2A"/>
    <w:rsid w:val="008A5A3D"/>
    <w:rsid w:val="008B1EA6"/>
    <w:rsid w:val="008B4F7D"/>
    <w:rsid w:val="008C7DDB"/>
    <w:rsid w:val="008D3334"/>
    <w:rsid w:val="008E05AC"/>
    <w:rsid w:val="008E4556"/>
    <w:rsid w:val="00903C58"/>
    <w:rsid w:val="00916594"/>
    <w:rsid w:val="00943E53"/>
    <w:rsid w:val="009555FB"/>
    <w:rsid w:val="0097374F"/>
    <w:rsid w:val="00977201"/>
    <w:rsid w:val="0098162C"/>
    <w:rsid w:val="0099681C"/>
    <w:rsid w:val="009E733F"/>
    <w:rsid w:val="00A8611D"/>
    <w:rsid w:val="00AA3DF7"/>
    <w:rsid w:val="00AC67B3"/>
    <w:rsid w:val="00B03DD7"/>
    <w:rsid w:val="00B22987"/>
    <w:rsid w:val="00B2320B"/>
    <w:rsid w:val="00B27C89"/>
    <w:rsid w:val="00B33483"/>
    <w:rsid w:val="00B35717"/>
    <w:rsid w:val="00B9316A"/>
    <w:rsid w:val="00BB1686"/>
    <w:rsid w:val="00BFE59C"/>
    <w:rsid w:val="00C31432"/>
    <w:rsid w:val="00C70A21"/>
    <w:rsid w:val="00CD7073"/>
    <w:rsid w:val="00CF3ADC"/>
    <w:rsid w:val="00CF4247"/>
    <w:rsid w:val="00D10CE8"/>
    <w:rsid w:val="00D2506C"/>
    <w:rsid w:val="00D36209"/>
    <w:rsid w:val="00D811EB"/>
    <w:rsid w:val="00DB4139"/>
    <w:rsid w:val="00DB5A2F"/>
    <w:rsid w:val="00DB7859"/>
    <w:rsid w:val="00DD42B6"/>
    <w:rsid w:val="00DE3EB3"/>
    <w:rsid w:val="00E06E31"/>
    <w:rsid w:val="00E63D4B"/>
    <w:rsid w:val="00ED36C6"/>
    <w:rsid w:val="00F15527"/>
    <w:rsid w:val="00F27580"/>
    <w:rsid w:val="00F418DE"/>
    <w:rsid w:val="00F44014"/>
    <w:rsid w:val="00F4412F"/>
    <w:rsid w:val="00F4547A"/>
    <w:rsid w:val="00F457D7"/>
    <w:rsid w:val="0133775E"/>
    <w:rsid w:val="0167A0FB"/>
    <w:rsid w:val="029CF928"/>
    <w:rsid w:val="03B76879"/>
    <w:rsid w:val="03C3E098"/>
    <w:rsid w:val="0557CA9D"/>
    <w:rsid w:val="07D4373F"/>
    <w:rsid w:val="07E7AEE6"/>
    <w:rsid w:val="0852A92C"/>
    <w:rsid w:val="0ACB98F5"/>
    <w:rsid w:val="0C389180"/>
    <w:rsid w:val="0D8BECE4"/>
    <w:rsid w:val="10F4A0EF"/>
    <w:rsid w:val="10F4D586"/>
    <w:rsid w:val="11BD6E3E"/>
    <w:rsid w:val="12649180"/>
    <w:rsid w:val="12B46B49"/>
    <w:rsid w:val="15AB0CED"/>
    <w:rsid w:val="162BA617"/>
    <w:rsid w:val="1655D499"/>
    <w:rsid w:val="17069730"/>
    <w:rsid w:val="1766F9FB"/>
    <w:rsid w:val="17A8D0A7"/>
    <w:rsid w:val="1903A7DE"/>
    <w:rsid w:val="199C43E0"/>
    <w:rsid w:val="1A7C2BEA"/>
    <w:rsid w:val="1A86E6E9"/>
    <w:rsid w:val="1B621C2F"/>
    <w:rsid w:val="1C2FB498"/>
    <w:rsid w:val="1CA40597"/>
    <w:rsid w:val="1DABD918"/>
    <w:rsid w:val="1DB8E1CE"/>
    <w:rsid w:val="1F2C06C8"/>
    <w:rsid w:val="20835234"/>
    <w:rsid w:val="23F95973"/>
    <w:rsid w:val="248B2632"/>
    <w:rsid w:val="25A33736"/>
    <w:rsid w:val="28A7F54E"/>
    <w:rsid w:val="295A0C9A"/>
    <w:rsid w:val="2A05D0EC"/>
    <w:rsid w:val="2A9721E5"/>
    <w:rsid w:val="2AA29A4B"/>
    <w:rsid w:val="2AF450F9"/>
    <w:rsid w:val="2BB924CB"/>
    <w:rsid w:val="2BE29F2C"/>
    <w:rsid w:val="2C06FFD0"/>
    <w:rsid w:val="2C0ACBEB"/>
    <w:rsid w:val="2C0BA56B"/>
    <w:rsid w:val="2CBD3025"/>
    <w:rsid w:val="2D6565F3"/>
    <w:rsid w:val="2D992DAE"/>
    <w:rsid w:val="2EA4DAFE"/>
    <w:rsid w:val="2F9FD398"/>
    <w:rsid w:val="30ACDB99"/>
    <w:rsid w:val="31747DD9"/>
    <w:rsid w:val="34B5110B"/>
    <w:rsid w:val="35B64C34"/>
    <w:rsid w:val="36BA0AF8"/>
    <w:rsid w:val="388C39EC"/>
    <w:rsid w:val="3891A5BE"/>
    <w:rsid w:val="3B382A3A"/>
    <w:rsid w:val="3C326F22"/>
    <w:rsid w:val="3D3C3F97"/>
    <w:rsid w:val="3D68E588"/>
    <w:rsid w:val="3DF6BE9E"/>
    <w:rsid w:val="3E00D9A3"/>
    <w:rsid w:val="404AF072"/>
    <w:rsid w:val="4175F911"/>
    <w:rsid w:val="438F9EFC"/>
    <w:rsid w:val="44475296"/>
    <w:rsid w:val="462EE6E1"/>
    <w:rsid w:val="476E1766"/>
    <w:rsid w:val="47DE0BA6"/>
    <w:rsid w:val="480A6BF9"/>
    <w:rsid w:val="48493484"/>
    <w:rsid w:val="4BD786D1"/>
    <w:rsid w:val="4BE344C7"/>
    <w:rsid w:val="4CB6312F"/>
    <w:rsid w:val="4CD4DEFC"/>
    <w:rsid w:val="4DFB48C8"/>
    <w:rsid w:val="4F34F416"/>
    <w:rsid w:val="4FE70353"/>
    <w:rsid w:val="51375A0D"/>
    <w:rsid w:val="51AF32F6"/>
    <w:rsid w:val="51DE055F"/>
    <w:rsid w:val="5253F6FB"/>
    <w:rsid w:val="52A6A910"/>
    <w:rsid w:val="53018E77"/>
    <w:rsid w:val="54DBCFE6"/>
    <w:rsid w:val="558304BF"/>
    <w:rsid w:val="57627C07"/>
    <w:rsid w:val="5944B262"/>
    <w:rsid w:val="5B8FE2C0"/>
    <w:rsid w:val="5C1E2B74"/>
    <w:rsid w:val="5D5F96B5"/>
    <w:rsid w:val="5E8E8D93"/>
    <w:rsid w:val="5EB543A2"/>
    <w:rsid w:val="5F26A791"/>
    <w:rsid w:val="60F0C88F"/>
    <w:rsid w:val="62D28A27"/>
    <w:rsid w:val="62D7280D"/>
    <w:rsid w:val="63856E25"/>
    <w:rsid w:val="63AA6447"/>
    <w:rsid w:val="63FB6767"/>
    <w:rsid w:val="65A19A45"/>
    <w:rsid w:val="66A2910C"/>
    <w:rsid w:val="68BB9C9F"/>
    <w:rsid w:val="6972BD47"/>
    <w:rsid w:val="6A0244A5"/>
    <w:rsid w:val="6D98F928"/>
    <w:rsid w:val="703837E8"/>
    <w:rsid w:val="7189D231"/>
    <w:rsid w:val="718DC9A0"/>
    <w:rsid w:val="71B3A0E6"/>
    <w:rsid w:val="71F96395"/>
    <w:rsid w:val="737EDF92"/>
    <w:rsid w:val="74668F8B"/>
    <w:rsid w:val="746AF728"/>
    <w:rsid w:val="749B44A0"/>
    <w:rsid w:val="756BACDA"/>
    <w:rsid w:val="7575ACBD"/>
    <w:rsid w:val="76231044"/>
    <w:rsid w:val="775D0FFB"/>
    <w:rsid w:val="77C746C6"/>
    <w:rsid w:val="790F9EDB"/>
    <w:rsid w:val="797B51F3"/>
    <w:rsid w:val="7A8826E4"/>
    <w:rsid w:val="7AAF9A0B"/>
    <w:rsid w:val="7B4AEF28"/>
    <w:rsid w:val="7B75E528"/>
    <w:rsid w:val="7B7BD7FF"/>
    <w:rsid w:val="7BBBC87C"/>
    <w:rsid w:val="7C6F4810"/>
    <w:rsid w:val="7D3DEDF5"/>
    <w:rsid w:val="7E488383"/>
    <w:rsid w:val="7E641889"/>
    <w:rsid w:val="7F889569"/>
    <w:rsid w:val="7FEB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E9AD3"/>
  <w15:chartTrackingRefBased/>
  <w15:docId w15:val="{8436581B-D778-4767-8FEF-A8F9000E2B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111"/>
    <w:rPr>
      <w:lang w:val="en-PH"/>
    </w:rPr>
  </w:style>
  <w:style w:type="paragraph" w:styleId="Heading1">
    <w:name w:val="heading 1"/>
    <w:basedOn w:val="Normal"/>
    <w:next w:val="Normal"/>
    <w:link w:val="Heading1Char"/>
    <w:uiPriority w:val="9"/>
    <w:qFormat/>
    <w:rsid w:val="007C551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51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5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51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C551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C551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C551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C551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C55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C55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C55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C5513"/>
    <w:rPr>
      <w:rFonts w:eastAsiaTheme="majorEastAsia" w:cstheme="majorBidi"/>
      <w:color w:val="272727" w:themeColor="text1" w:themeTint="D8"/>
    </w:rPr>
  </w:style>
  <w:style w:type="paragraph" w:styleId="Title">
    <w:name w:val="Title"/>
    <w:basedOn w:val="Normal"/>
    <w:next w:val="Normal"/>
    <w:link w:val="TitleChar"/>
    <w:uiPriority w:val="10"/>
    <w:qFormat/>
    <w:rsid w:val="007C55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5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5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513"/>
    <w:rPr>
      <w:i/>
      <w:iCs/>
      <w:color w:val="404040" w:themeColor="text1" w:themeTint="BF"/>
    </w:rPr>
  </w:style>
  <w:style w:type="paragraph" w:styleId="ListParagraph">
    <w:name w:val="List Paragraph"/>
    <w:basedOn w:val="Normal"/>
    <w:uiPriority w:val="34"/>
    <w:qFormat/>
    <w:rsid w:val="007C5513"/>
    <w:pPr>
      <w:ind w:left="720"/>
      <w:contextualSpacing/>
    </w:pPr>
  </w:style>
  <w:style w:type="character" w:styleId="IntenseEmphasis">
    <w:name w:val="Intense Emphasis"/>
    <w:basedOn w:val="DefaultParagraphFont"/>
    <w:uiPriority w:val="21"/>
    <w:qFormat/>
    <w:rsid w:val="007C5513"/>
    <w:rPr>
      <w:i/>
      <w:iCs/>
      <w:color w:val="2F5496" w:themeColor="accent1" w:themeShade="BF"/>
    </w:rPr>
  </w:style>
  <w:style w:type="paragraph" w:styleId="IntenseQuote">
    <w:name w:val="Intense Quote"/>
    <w:basedOn w:val="Normal"/>
    <w:next w:val="Normal"/>
    <w:link w:val="IntenseQuoteChar"/>
    <w:uiPriority w:val="30"/>
    <w:qFormat/>
    <w:rsid w:val="007C55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513"/>
    <w:rPr>
      <w:i/>
      <w:iCs/>
      <w:color w:val="2F5496" w:themeColor="accent1" w:themeShade="BF"/>
    </w:rPr>
  </w:style>
  <w:style w:type="character" w:styleId="IntenseReference">
    <w:name w:val="Intense Reference"/>
    <w:basedOn w:val="DefaultParagraphFont"/>
    <w:uiPriority w:val="32"/>
    <w:qFormat/>
    <w:rsid w:val="007C5513"/>
    <w:rPr>
      <w:b/>
      <w:bCs/>
      <w:smallCaps/>
      <w:color w:val="2F5496" w:themeColor="accent1" w:themeShade="BF"/>
      <w:spacing w:val="5"/>
    </w:rPr>
  </w:style>
  <w:style w:type="paragraph" w:styleId="Header">
    <w:name w:val="header"/>
    <w:basedOn w:val="Normal"/>
    <w:link w:val="HeaderChar"/>
    <w:uiPriority w:val="99"/>
    <w:unhideWhenUsed/>
    <w:rsid w:val="007C55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5513"/>
  </w:style>
  <w:style w:type="paragraph" w:styleId="Footer">
    <w:name w:val="footer"/>
    <w:basedOn w:val="Normal"/>
    <w:link w:val="FooterChar"/>
    <w:uiPriority w:val="99"/>
    <w:unhideWhenUsed/>
    <w:rsid w:val="007C55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5513"/>
  </w:style>
  <w:style w:type="character" w:styleId="CommentReference">
    <w:name w:val="Comment Reference"/>
    <w:basedOn w:val="DefaultParagraphFont"/>
    <w:uiPriority w:val="99"/>
    <w:semiHidden/>
    <w:unhideWhenUsed/>
    <w:rsid w:val="009555FB"/>
    <w:rPr>
      <w:sz w:val="16"/>
      <w:szCs w:val="16"/>
    </w:rPr>
  </w:style>
  <w:style w:type="paragraph" w:styleId="CommentText">
    <w:name w:val="Comment Text"/>
    <w:basedOn w:val="Normal"/>
    <w:link w:val="CommentTextChar"/>
    <w:uiPriority w:val="99"/>
    <w:semiHidden/>
    <w:unhideWhenUsed/>
    <w:rsid w:val="009555FB"/>
    <w:pPr>
      <w:spacing w:line="240" w:lineRule="auto"/>
    </w:pPr>
    <w:rPr>
      <w:sz w:val="20"/>
      <w:szCs w:val="20"/>
    </w:rPr>
  </w:style>
  <w:style w:type="character" w:styleId="CommentTextChar" w:customStyle="1">
    <w:name w:val="Comment Text Char"/>
    <w:basedOn w:val="DefaultParagraphFont"/>
    <w:link w:val="CommentText"/>
    <w:uiPriority w:val="99"/>
    <w:semiHidden/>
    <w:rsid w:val="009555FB"/>
    <w:rPr>
      <w:sz w:val="20"/>
      <w:szCs w:val="20"/>
      <w:lang w:val="en-PH"/>
    </w:rPr>
  </w:style>
  <w:style w:type="paragraph" w:styleId="CommentSubject">
    <w:name w:val="Comment Subject"/>
    <w:basedOn w:val="CommentText"/>
    <w:next w:val="CommentText"/>
    <w:link w:val="CommentSubjectChar"/>
    <w:uiPriority w:val="99"/>
    <w:semiHidden/>
    <w:unhideWhenUsed/>
    <w:rsid w:val="009555FB"/>
    <w:rPr>
      <w:b/>
      <w:bCs/>
    </w:rPr>
  </w:style>
  <w:style w:type="character" w:styleId="CommentSubjectChar" w:customStyle="1">
    <w:name w:val="Comment Subject Char"/>
    <w:basedOn w:val="CommentTextChar"/>
    <w:link w:val="CommentSubject"/>
    <w:uiPriority w:val="99"/>
    <w:semiHidden/>
    <w:rsid w:val="009555FB"/>
    <w:rPr>
      <w:b/>
      <w:bCs/>
      <w:sz w:val="20"/>
      <w:szCs w:val="20"/>
      <w:lang w:val="en-PH"/>
    </w:rPr>
  </w:style>
  <w:style w:type="paragraph" w:styleId="NormalWeb">
    <w:name w:val="Normal (Web)"/>
    <w:basedOn w:val="Normal"/>
    <w:uiPriority w:val="99"/>
    <w:unhideWhenUsed/>
    <w:rsid w:val="008D3334"/>
    <w:pPr>
      <w:spacing w:before="100" w:beforeAutospacing="1" w:after="100" w:afterAutospacing="1" w:line="240" w:lineRule="auto"/>
    </w:pPr>
    <w:rPr>
      <w:rFonts w:ascii="Times New Roman" w:hAnsi="Times New Roman" w:eastAsia="Times New Roman" w:cs="Times New Roman"/>
      <w:kern w:val="0"/>
      <w:lang w:val="en-US"/>
      <w14:ligatures w14:val="none"/>
    </w:rPr>
  </w:style>
  <w:style w:type="table" w:styleId="TableGrid">
    <w:name w:val="Table Grid"/>
    <w:basedOn w:val="TableNormal"/>
    <w:uiPriority w:val="39"/>
    <w:rsid w:val="001248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404AF072"/>
    <w:rPr>
      <w:color w:val="0563C1"/>
      <w:u w:val="single"/>
    </w:rPr>
  </w:style>
  <w:style w:type="character" w:styleId="UnresolvedMention">
    <w:name w:val="Unresolved Mention"/>
    <w:basedOn w:val="DefaultParagraphFont"/>
    <w:uiPriority w:val="99"/>
    <w:semiHidden/>
    <w:unhideWhenUsed/>
    <w:rsid w:val="00B35717"/>
    <w:rPr>
      <w:color w:val="605E5C"/>
      <w:shd w:val="clear" w:color="auto" w:fill="E1DFDD"/>
    </w:rPr>
  </w:style>
  <w:style w:type="character" w:styleId="Strong">
    <w:name w:val="Strong"/>
    <w:basedOn w:val="DefaultParagraphFont"/>
    <w:uiPriority w:val="22"/>
    <w:qFormat/>
    <w:rsid w:val="00844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eader" Target="header1.xml"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image" Target="media/image1.jpe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3.png"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theme" Target="theme/theme1.xml" Id="rId28" /><Relationship Type="http://schemas.openxmlformats.org/officeDocument/2006/relationships/image" Target="media/image8.png" Id="rId19" /><Relationship Type="http://schemas.openxmlformats.org/officeDocument/2006/relationships/settings" Target="settings.xml" Id="rId4"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fontTable" Target="fontTable.xml" Id="rId27" /><Relationship Type="http://schemas.openxmlformats.org/officeDocument/2006/relationships/hyperlink" Target="https://doi.org/10.1016/j.heliyon.2023.e16668" TargetMode="External" Id="R7030b755b5db4e40" /><Relationship Type="http://schemas.openxmlformats.org/officeDocument/2006/relationships/hyperlink" Target="https://doi.org/10.1016/j.acalib.2024.102845" TargetMode="External" Id="R4244555949bb4ff2" /><Relationship Type="http://schemas.openxmlformats.org/officeDocument/2006/relationships/hyperlink" Target="https://doi.org/10.5860/crl.84.4.512" TargetMode="External" Id="R23ee2f502f8049f4" /><Relationship Type="http://schemas.openxmlformats.org/officeDocument/2006/relationships/hyperlink" Target="https://ejournal2.undip.ac.id/index.php/anuva/article/view/30203" TargetMode="External" Id="Rf3247f60f4834d27" /></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3C644-3C2E-4C20-9FE7-21151748F1F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 Joseph Imperial</dc:creator>
  <keywords/>
  <dc:description/>
  <lastModifiedBy>William Imperial</lastModifiedBy>
  <revision>46</revision>
  <dcterms:created xsi:type="dcterms:W3CDTF">2026-04-09T07:11:00.0000000Z</dcterms:created>
  <dcterms:modified xsi:type="dcterms:W3CDTF">2026-05-13T04:56:30.1180504Z</dcterms:modified>
</coreProperties>
</file>